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FDCC0">
      <w:pPr>
        <w:pStyle w:val="3"/>
        <w:keepNext w:val="0"/>
        <w:spacing w:before="156" w:beforeLines="50" w:after="156" w:afterLines="50"/>
        <w:jc w:val="both"/>
        <w:rPr>
          <w:rFonts w:ascii="Arial Bold" w:hAnsi="Arial Bold" w:cs="Arial Bold"/>
          <w:bCs w:val="0"/>
          <w:i w:val="0"/>
          <w:iCs w:val="0"/>
          <w:sz w:val="40"/>
        </w:rPr>
      </w:pPr>
      <w:bookmarkStart w:id="0" w:name="_106"/>
      <w:r>
        <w:rPr>
          <w:rFonts w:hint="eastAsia" w:ascii="Arial Bold" w:hAnsi="Arial Bold" w:cs="Arial Bold"/>
          <w:bCs w:val="0"/>
          <w:i w:val="0"/>
          <w:iCs w:val="0"/>
          <w:sz w:val="40"/>
        </w:rPr>
        <w:t>Compounding climate isolation across Africa's road network</w:t>
      </w:r>
    </w:p>
    <w:p w14:paraId="1FB8F031">
      <w:pPr>
        <w:pStyle w:val="3"/>
        <w:keepNext w:val="0"/>
        <w:keepLines w:val="0"/>
        <w:pageBreakBefore w:val="0"/>
        <w:widowControl/>
        <w:suppressLineNumbers w:val="0"/>
        <w:kinsoku/>
        <w:wordWrap/>
        <w:overflowPunct/>
        <w:topLinePunct w:val="0"/>
        <w:autoSpaceDE/>
        <w:autoSpaceDN/>
        <w:bidi w:val="0"/>
        <w:adjustRightInd/>
        <w:snapToGrid/>
        <w:spacing w:before="157" w:beforeLines="50" w:after="157" w:afterLines="50"/>
        <w:ind w:left="0" w:firstLine="0"/>
        <w:textAlignment w:val="auto"/>
        <w:rPr>
          <w:rFonts w:hint="eastAsia" w:ascii="Arial Regular" w:hAnsi="Arial Regular" w:cs="Arial Regular" w:eastAsiaTheme="minorEastAsia"/>
          <w:sz w:val="24"/>
          <w:szCs w:val="24"/>
          <w:lang w:val="en-US" w:eastAsia="zh-CN"/>
        </w:rPr>
      </w:pPr>
      <w:r>
        <w:rPr>
          <w:rFonts w:hint="default" w:ascii="Arial Regular" w:hAnsi="Arial Regular" w:cs="Arial Regular"/>
          <w:b w:val="0"/>
          <w:bCs w:val="0"/>
          <w:i w:val="0"/>
          <w:iCs w:val="0"/>
          <w:caps w:val="0"/>
          <w:color w:val="000000"/>
          <w:spacing w:val="0"/>
          <w:sz w:val="24"/>
          <w:szCs w:val="24"/>
          <w:u w:val="none"/>
          <w:lang w:val="en-US"/>
        </w:rPr>
        <w:t>Hang Su</w:t>
      </w:r>
      <w:r>
        <w:rPr>
          <w:rFonts w:hint="default" w:ascii="Arial Regular" w:hAnsi="Arial Regular" w:cs="Arial Regular"/>
          <w:b w:val="0"/>
          <w:bCs w:val="0"/>
          <w:i w:val="0"/>
          <w:iCs w:val="0"/>
          <w:caps w:val="0"/>
          <w:color w:val="000000"/>
          <w:spacing w:val="0"/>
          <w:sz w:val="24"/>
          <w:szCs w:val="24"/>
          <w:u w:val="none"/>
          <w:vertAlign w:val="superscript"/>
          <w:lang w:val="en-US"/>
        </w:rPr>
        <w:t>1,2,3,4</w:t>
      </w:r>
      <w:r>
        <w:rPr>
          <w:rFonts w:hint="default" w:ascii="Arial Regular" w:hAnsi="Arial Regular" w:cs="Arial Regular"/>
          <w:b w:val="0"/>
          <w:bCs w:val="0"/>
          <w:i w:val="0"/>
          <w:iCs w:val="0"/>
          <w:caps w:val="0"/>
          <w:color w:val="000000"/>
          <w:spacing w:val="0"/>
          <w:sz w:val="24"/>
          <w:szCs w:val="24"/>
          <w:u w:val="none"/>
          <w:vertAlign w:val="superscript"/>
          <w:lang w:val="en-US" w:eastAsia="zh-CN"/>
        </w:rPr>
        <w:t>,</w:t>
      </w:r>
      <w:r>
        <w:rPr>
          <w:rFonts w:hint="eastAsia" w:ascii="Arial Regular" w:hAnsi="Arial Regular" w:cs="Arial Regular"/>
          <w:b w:val="0"/>
          <w:bCs w:val="0"/>
          <w:i w:val="0"/>
          <w:iCs w:val="0"/>
          <w:caps w:val="0"/>
          <w:color w:val="000000"/>
          <w:spacing w:val="0"/>
          <w:sz w:val="24"/>
          <w:szCs w:val="24"/>
          <w:u w:val="none"/>
          <w:vertAlign w:val="superscript"/>
          <w:lang w:val="en-US" w:eastAsia="zh-CN"/>
        </w:rPr>
        <w:t>6</w:t>
      </w:r>
      <w:r>
        <w:rPr>
          <w:rFonts w:hint="default" w:ascii="Arial Regular" w:hAnsi="Arial Regular" w:cs="Arial Regular"/>
          <w:b w:val="0"/>
          <w:bCs w:val="0"/>
          <w:i w:val="0"/>
          <w:iCs w:val="0"/>
          <w:caps w:val="0"/>
          <w:color w:val="000000"/>
          <w:spacing w:val="0"/>
          <w:sz w:val="24"/>
          <w:szCs w:val="24"/>
          <w:u w:val="none"/>
          <w:lang w:val="en-US"/>
        </w:rPr>
        <w:t>, Yichen Li</w:t>
      </w:r>
      <w:r>
        <w:rPr>
          <w:rFonts w:hint="eastAsia" w:ascii="Arial Regular" w:hAnsi="Arial Regular" w:cs="Arial Regular"/>
          <w:b w:val="0"/>
          <w:bCs w:val="0"/>
          <w:i w:val="0"/>
          <w:iCs w:val="0"/>
          <w:caps w:val="0"/>
          <w:color w:val="000000"/>
          <w:spacing w:val="0"/>
          <w:sz w:val="24"/>
          <w:szCs w:val="24"/>
          <w:u w:val="none"/>
          <w:lang w:val="en-US" w:eastAsia="zh-CN"/>
        </w:rPr>
        <w:t>u</w:t>
      </w:r>
      <w:r>
        <w:rPr>
          <w:rFonts w:hint="default" w:ascii="Arial Regular" w:hAnsi="Arial Regular" w:cs="Arial Regular"/>
          <w:b w:val="0"/>
          <w:bCs w:val="0"/>
          <w:i w:val="0"/>
          <w:iCs w:val="0"/>
          <w:caps w:val="0"/>
          <w:color w:val="000000"/>
          <w:spacing w:val="0"/>
          <w:sz w:val="24"/>
          <w:szCs w:val="24"/>
          <w:u w:val="none"/>
          <w:vertAlign w:val="superscript"/>
          <w:lang w:val="en-US"/>
        </w:rPr>
        <w:t>5,6</w:t>
      </w:r>
      <w:r>
        <w:rPr>
          <w:rFonts w:hint="default" w:ascii="Arial Regular" w:hAnsi="Arial Regular" w:cs="Arial Regular"/>
          <w:b w:val="0"/>
          <w:bCs w:val="0"/>
          <w:i w:val="0"/>
          <w:iCs w:val="0"/>
          <w:caps w:val="0"/>
          <w:color w:val="000000"/>
          <w:spacing w:val="0"/>
          <w:sz w:val="24"/>
          <w:szCs w:val="24"/>
          <w:u w:val="none"/>
          <w:lang w:val="en-US"/>
        </w:rPr>
        <w:t>, Shuisong Ke</w:t>
      </w:r>
      <w:r>
        <w:rPr>
          <w:rFonts w:hint="default" w:ascii="Arial Regular" w:hAnsi="Arial Regular" w:cs="Arial Regular"/>
          <w:b w:val="0"/>
          <w:bCs w:val="0"/>
          <w:i w:val="0"/>
          <w:iCs w:val="0"/>
          <w:caps w:val="0"/>
          <w:color w:val="000000"/>
          <w:spacing w:val="0"/>
          <w:sz w:val="24"/>
          <w:szCs w:val="24"/>
          <w:u w:val="none"/>
          <w:vertAlign w:val="superscript"/>
          <w:lang w:val="en-US"/>
        </w:rPr>
        <w:t>2,4</w:t>
      </w:r>
      <w:r>
        <w:rPr>
          <w:rFonts w:hint="default" w:ascii="Arial Regular" w:hAnsi="Arial Regular" w:cs="Arial Regular"/>
          <w:b w:val="0"/>
          <w:bCs w:val="0"/>
          <w:i w:val="0"/>
          <w:iCs w:val="0"/>
          <w:caps w:val="0"/>
          <w:color w:val="000000"/>
          <w:spacing w:val="0"/>
          <w:sz w:val="24"/>
          <w:szCs w:val="24"/>
          <w:u w:val="none"/>
          <w:lang w:val="en-US"/>
        </w:rPr>
        <w:t>, Haoran Zhang</w:t>
      </w:r>
      <w:r>
        <w:rPr>
          <w:rFonts w:hint="default" w:ascii="Arial Regular" w:hAnsi="Arial Regular" w:cs="Arial Regular"/>
          <w:b w:val="0"/>
          <w:bCs w:val="0"/>
          <w:i w:val="0"/>
          <w:iCs w:val="0"/>
          <w:caps w:val="0"/>
          <w:color w:val="000000"/>
          <w:spacing w:val="0"/>
          <w:sz w:val="24"/>
          <w:szCs w:val="24"/>
          <w:u w:val="none"/>
          <w:vertAlign w:val="superscript"/>
          <w:lang w:val="en-US"/>
        </w:rPr>
        <w:t>1,3,</w:t>
      </w:r>
      <w:r>
        <w:rPr>
          <w:rFonts w:hint="eastAsia" w:ascii="Arial Regular" w:hAnsi="Arial Regular" w:cs="Arial Regular"/>
          <w:b w:val="0"/>
          <w:bCs w:val="0"/>
          <w:i w:val="0"/>
          <w:iCs w:val="0"/>
          <w:caps w:val="0"/>
          <w:color w:val="000000"/>
          <w:spacing w:val="0"/>
          <w:sz w:val="24"/>
          <w:szCs w:val="24"/>
          <w:u w:val="none"/>
          <w:vertAlign w:val="superscript"/>
          <w:lang w:val="en-US" w:eastAsia="zh-CN"/>
        </w:rPr>
        <w:t>7</w:t>
      </w:r>
    </w:p>
    <w:p w14:paraId="32B75BBB">
      <w:pPr>
        <w:keepNext w:val="0"/>
        <w:keepLines w:val="0"/>
        <w:pageBreakBefore w:val="0"/>
        <w:widowControl/>
        <w:numPr>
          <w:ilvl w:val="0"/>
          <w:numId w:val="2"/>
        </w:numPr>
        <w:kinsoku/>
        <w:wordWrap/>
        <w:overflowPunct/>
        <w:topLinePunct w:val="0"/>
        <w:autoSpaceDE/>
        <w:autoSpaceDN/>
        <w:bidi w:val="0"/>
        <w:adjustRightInd/>
        <w:snapToGrid/>
        <w:spacing w:line="240" w:lineRule="exact"/>
        <w:ind w:left="0" w:hanging="273" w:hangingChars="130"/>
        <w:jc w:val="both"/>
        <w:textAlignment w:val="auto"/>
        <w:rPr>
          <w:rFonts w:hint="default" w:ascii="Times New Roman Regular" w:hAnsi="Times New Roman Regular" w:cs="Times New Roman Regular"/>
          <w:i w:val="0"/>
          <w:iCs w:val="0"/>
          <w:caps w:val="0"/>
          <w:color w:val="000000"/>
          <w:spacing w:val="0"/>
          <w:sz w:val="21"/>
          <w:szCs w:val="21"/>
          <w:u w:val="none"/>
          <w:lang w:val="en-US"/>
        </w:rPr>
      </w:pPr>
      <w:r>
        <w:rPr>
          <w:rFonts w:hint="default" w:ascii="Times New Roman Regular" w:hAnsi="Times New Roman Regular" w:cs="Times New Roman Regular"/>
          <w:i w:val="0"/>
          <w:iCs w:val="0"/>
          <w:caps w:val="0"/>
          <w:color w:val="000000"/>
          <w:spacing w:val="0"/>
          <w:sz w:val="21"/>
          <w:szCs w:val="21"/>
          <w:u w:val="none"/>
          <w:lang w:val="en-US"/>
        </w:rPr>
        <w:t>School of Urban Planning &amp; Design, Peking University, Shenzhen, Guangdong, China</w:t>
      </w:r>
    </w:p>
    <w:p w14:paraId="2550CBFE">
      <w:pPr>
        <w:keepNext w:val="0"/>
        <w:keepLines w:val="0"/>
        <w:pageBreakBefore w:val="0"/>
        <w:widowControl/>
        <w:numPr>
          <w:ilvl w:val="0"/>
          <w:numId w:val="2"/>
        </w:numPr>
        <w:kinsoku/>
        <w:wordWrap/>
        <w:overflowPunct/>
        <w:topLinePunct w:val="0"/>
        <w:autoSpaceDE/>
        <w:autoSpaceDN/>
        <w:bidi w:val="0"/>
        <w:adjustRightInd/>
        <w:snapToGrid/>
        <w:spacing w:line="240" w:lineRule="exact"/>
        <w:ind w:left="0" w:hanging="273" w:hangingChars="130"/>
        <w:jc w:val="both"/>
        <w:textAlignment w:val="auto"/>
        <w:rPr>
          <w:rFonts w:hint="default" w:ascii="Times New Roman Regular" w:hAnsi="Times New Roman Regular" w:cs="Times New Roman Regular"/>
          <w:i w:val="0"/>
          <w:iCs w:val="0"/>
          <w:caps w:val="0"/>
          <w:color w:val="000000"/>
          <w:spacing w:val="0"/>
          <w:sz w:val="21"/>
          <w:szCs w:val="21"/>
          <w:u w:val="none"/>
          <w:lang w:val="en-US"/>
        </w:rPr>
      </w:pPr>
      <w:r>
        <w:rPr>
          <w:rFonts w:hint="default" w:ascii="Times New Roman Regular" w:hAnsi="Times New Roman Regular" w:cs="Times New Roman Regular"/>
          <w:i w:val="0"/>
          <w:iCs w:val="0"/>
          <w:caps w:val="0"/>
          <w:color w:val="000000"/>
          <w:spacing w:val="0"/>
          <w:sz w:val="21"/>
          <w:szCs w:val="21"/>
          <w:u w:val="none"/>
          <w:lang w:val="en-US"/>
        </w:rPr>
        <w:t>Shenzhen Data Management Center of Planning and Natural Resource, Shenzhen, Guangdong, China</w:t>
      </w:r>
    </w:p>
    <w:p w14:paraId="1F618188">
      <w:pPr>
        <w:keepNext w:val="0"/>
        <w:keepLines w:val="0"/>
        <w:pageBreakBefore w:val="0"/>
        <w:widowControl/>
        <w:numPr>
          <w:ilvl w:val="0"/>
          <w:numId w:val="2"/>
        </w:numPr>
        <w:kinsoku/>
        <w:wordWrap/>
        <w:overflowPunct/>
        <w:topLinePunct w:val="0"/>
        <w:autoSpaceDE/>
        <w:autoSpaceDN/>
        <w:bidi w:val="0"/>
        <w:adjustRightInd/>
        <w:snapToGrid/>
        <w:spacing w:line="240" w:lineRule="exact"/>
        <w:ind w:left="0" w:hanging="273" w:hangingChars="130"/>
        <w:jc w:val="both"/>
        <w:textAlignment w:val="auto"/>
        <w:rPr>
          <w:rFonts w:hint="default" w:ascii="Times New Roman Regular" w:hAnsi="Times New Roman Regular" w:cs="Times New Roman Regular"/>
          <w:i w:val="0"/>
          <w:iCs w:val="0"/>
          <w:caps w:val="0"/>
          <w:color w:val="000000"/>
          <w:spacing w:val="0"/>
          <w:sz w:val="21"/>
          <w:szCs w:val="21"/>
          <w:u w:val="none"/>
          <w:lang w:val="en-US"/>
        </w:rPr>
      </w:pPr>
      <w:r>
        <w:rPr>
          <w:rFonts w:hint="default" w:ascii="Times New Roman Regular" w:hAnsi="Times New Roman Regular" w:cs="Times New Roman Regular"/>
          <w:i w:val="0"/>
          <w:iCs w:val="0"/>
          <w:caps w:val="0"/>
          <w:color w:val="000000"/>
          <w:spacing w:val="0"/>
          <w:sz w:val="21"/>
          <w:szCs w:val="21"/>
          <w:u w:val="none"/>
          <w:lang w:val="en-US"/>
        </w:rPr>
        <w:t>Guangdong Provincial Key Laboratory of Risk Perception and Sustainable</w:t>
      </w:r>
      <w:r>
        <w:rPr>
          <w:rFonts w:hint="default" w:ascii="Times New Roman Regular" w:hAnsi="Times New Roman Regular" w:cs="Times New Roman Regular"/>
          <w:i w:val="0"/>
          <w:iCs w:val="0"/>
          <w:caps w:val="0"/>
          <w:color w:val="000000"/>
          <w:spacing w:val="0"/>
          <w:sz w:val="21"/>
          <w:szCs w:val="21"/>
          <w:u w:val="none"/>
          <w:lang w:val="en-US" w:eastAsia="zh-CN"/>
        </w:rPr>
        <w:t xml:space="preserve"> </w:t>
      </w:r>
      <w:r>
        <w:rPr>
          <w:rFonts w:hint="default" w:ascii="Times New Roman Regular" w:hAnsi="Times New Roman Regular" w:cs="Times New Roman Regular"/>
          <w:i w:val="0"/>
          <w:iCs w:val="0"/>
          <w:caps w:val="0"/>
          <w:color w:val="000000"/>
          <w:spacing w:val="0"/>
          <w:sz w:val="21"/>
          <w:szCs w:val="21"/>
          <w:u w:val="none"/>
          <w:lang w:val="en-US"/>
        </w:rPr>
        <w:t>Governance in Energy Transition, Shenzhen 518055. Guangdong, China</w:t>
      </w:r>
    </w:p>
    <w:p w14:paraId="44E97A0E">
      <w:pPr>
        <w:keepNext w:val="0"/>
        <w:keepLines w:val="0"/>
        <w:pageBreakBefore w:val="0"/>
        <w:widowControl/>
        <w:numPr>
          <w:ilvl w:val="0"/>
          <w:numId w:val="2"/>
        </w:numPr>
        <w:kinsoku/>
        <w:wordWrap/>
        <w:overflowPunct/>
        <w:topLinePunct w:val="0"/>
        <w:autoSpaceDE/>
        <w:autoSpaceDN/>
        <w:bidi w:val="0"/>
        <w:adjustRightInd/>
        <w:snapToGrid/>
        <w:spacing w:line="240" w:lineRule="exact"/>
        <w:ind w:left="0" w:hanging="273" w:hangingChars="130"/>
        <w:jc w:val="both"/>
        <w:textAlignment w:val="auto"/>
        <w:rPr>
          <w:rFonts w:hint="default" w:ascii="Times New Roman Regular" w:hAnsi="Times New Roman Regular" w:cs="Times New Roman Regular"/>
          <w:i w:val="0"/>
          <w:iCs w:val="0"/>
          <w:caps w:val="0"/>
          <w:color w:val="000000"/>
          <w:spacing w:val="0"/>
          <w:sz w:val="21"/>
          <w:szCs w:val="21"/>
          <w:highlight w:val="none"/>
          <w:u w:val="none"/>
          <w:lang w:val="en-US"/>
        </w:rPr>
      </w:pPr>
      <w:r>
        <w:rPr>
          <w:rFonts w:hint="default" w:ascii="Times New Roman Regular" w:hAnsi="Times New Roman Regular" w:cs="Times New Roman Regular"/>
          <w:i w:val="0"/>
          <w:iCs w:val="0"/>
          <w:caps w:val="0"/>
          <w:color w:val="000000"/>
          <w:spacing w:val="0"/>
          <w:sz w:val="21"/>
          <w:szCs w:val="21"/>
          <w:highlight w:val="none"/>
          <w:u w:val="none"/>
          <w:lang w:val="en-US"/>
        </w:rPr>
        <w:t>Key Laboratory of Urban Land Resources Monitoring and Simulation, Ministry of Natural Resources, Shenzhen, Guangdong, China</w:t>
      </w:r>
    </w:p>
    <w:p w14:paraId="47D57550">
      <w:pPr>
        <w:keepNext w:val="0"/>
        <w:keepLines w:val="0"/>
        <w:pageBreakBefore w:val="0"/>
        <w:widowControl/>
        <w:numPr>
          <w:ilvl w:val="0"/>
          <w:numId w:val="2"/>
        </w:numPr>
        <w:kinsoku/>
        <w:wordWrap/>
        <w:overflowPunct/>
        <w:topLinePunct w:val="0"/>
        <w:autoSpaceDE/>
        <w:autoSpaceDN/>
        <w:bidi w:val="0"/>
        <w:adjustRightInd/>
        <w:snapToGrid/>
        <w:spacing w:line="240" w:lineRule="exact"/>
        <w:ind w:left="0" w:hanging="273" w:hangingChars="130"/>
        <w:jc w:val="both"/>
        <w:textAlignment w:val="auto"/>
        <w:rPr>
          <w:rFonts w:hint="default" w:ascii="Times New Roman Regular" w:hAnsi="Times New Roman Regular" w:cs="Times New Roman Regular"/>
          <w:i w:val="0"/>
          <w:iCs w:val="0"/>
          <w:caps w:val="0"/>
          <w:strike w:val="0"/>
          <w:dstrike w:val="0"/>
          <w:color w:val="000000"/>
          <w:spacing w:val="0"/>
          <w:sz w:val="21"/>
          <w:szCs w:val="21"/>
          <w:u w:val="none"/>
          <w:lang w:val="en-US"/>
        </w:rPr>
      </w:pPr>
      <w:r>
        <w:rPr>
          <w:rFonts w:hint="default" w:ascii="Times New Roman Regular" w:hAnsi="Times New Roman Regular" w:cs="Times New Roman Regular"/>
          <w:i w:val="0"/>
          <w:iCs w:val="0"/>
          <w:caps w:val="0"/>
          <w:strike w:val="0"/>
          <w:dstrike w:val="0"/>
          <w:color w:val="000000"/>
          <w:spacing w:val="0"/>
          <w:sz w:val="21"/>
          <w:szCs w:val="21"/>
          <w:u w:val="none"/>
          <w:lang w:val="en-US"/>
        </w:rPr>
        <w:t>Department of Earth Sciences and Engineering, Imperial College London, London, UK</w:t>
      </w:r>
    </w:p>
    <w:p w14:paraId="5ADEF2E6">
      <w:pPr>
        <w:keepNext w:val="0"/>
        <w:keepLines w:val="0"/>
        <w:pageBreakBefore w:val="0"/>
        <w:widowControl/>
        <w:numPr>
          <w:ilvl w:val="0"/>
          <w:numId w:val="2"/>
        </w:numPr>
        <w:kinsoku/>
        <w:wordWrap/>
        <w:overflowPunct/>
        <w:topLinePunct w:val="0"/>
        <w:autoSpaceDE/>
        <w:autoSpaceDN/>
        <w:bidi w:val="0"/>
        <w:adjustRightInd/>
        <w:snapToGrid/>
        <w:spacing w:line="240" w:lineRule="exact"/>
        <w:ind w:left="0" w:hanging="273" w:hangingChars="130"/>
        <w:jc w:val="both"/>
        <w:textAlignment w:val="auto"/>
        <w:rPr>
          <w:rFonts w:hint="default" w:ascii="Times New Roman Regular" w:hAnsi="Times New Roman Regular" w:cs="Times New Roman Regular"/>
          <w:i w:val="0"/>
          <w:iCs w:val="0"/>
          <w:caps w:val="0"/>
          <w:color w:val="000000"/>
          <w:spacing w:val="0"/>
          <w:sz w:val="21"/>
          <w:szCs w:val="21"/>
          <w:u w:val="none"/>
          <w:lang w:val="en-US" w:eastAsia="zh-CN"/>
        </w:rPr>
      </w:pPr>
      <w:r>
        <w:rPr>
          <w:rFonts w:hint="default" w:ascii="Times New Roman Regular" w:hAnsi="Times New Roman Regular" w:cs="Times New Roman Regular"/>
          <w:i w:val="0"/>
          <w:iCs w:val="0"/>
          <w:caps w:val="0"/>
          <w:color w:val="000000"/>
          <w:spacing w:val="0"/>
          <w:sz w:val="21"/>
          <w:szCs w:val="21"/>
          <w:u w:val="none"/>
          <w:lang w:val="en-US" w:eastAsia="zh-CN"/>
        </w:rPr>
        <w:t>These authors contributed equally: Hang Su, Yichen Liu.</w:t>
      </w:r>
    </w:p>
    <w:p w14:paraId="569B4BDD">
      <w:pPr>
        <w:numPr>
          <w:ilvl w:val="0"/>
          <w:numId w:val="2"/>
        </w:numPr>
        <w:spacing w:line="240" w:lineRule="exact"/>
        <w:ind w:hanging="273" w:hangingChars="130"/>
        <w:jc w:val="both"/>
        <w:rPr>
          <w:i w:val="0"/>
          <w:iCs w:val="0"/>
          <w:strike w:val="0"/>
          <w:color w:val="000000"/>
        </w:rPr>
      </w:pPr>
      <w:r>
        <w:rPr>
          <w:rFonts w:hint="default" w:ascii="Times New Roman Regular" w:hAnsi="Times New Roman Regular" w:cs="Times New Roman Regular"/>
          <w:i w:val="0"/>
          <w:iCs w:val="0"/>
          <w:caps w:val="0"/>
          <w:color w:val="000000"/>
          <w:spacing w:val="0"/>
          <w:sz w:val="21"/>
          <w:szCs w:val="21"/>
          <w:u w:val="none"/>
          <w:lang w:val="en-US" w:eastAsia="zh-CN"/>
        </w:rPr>
        <w:t>Corresponding author. Email:</w:t>
      </w:r>
      <w:r>
        <w:rPr>
          <w:rFonts w:hint="eastAsia" w:ascii="Times New Roman Regular" w:hAnsi="Times New Roman Regular" w:cs="Times New Roman Regular"/>
          <w:i w:val="0"/>
          <w:iCs w:val="0"/>
          <w:caps w:val="0"/>
          <w:color w:val="000000"/>
          <w:spacing w:val="0"/>
          <w:sz w:val="21"/>
          <w:szCs w:val="21"/>
          <w:u w:val="none"/>
          <w:lang w:val="en-US" w:eastAsia="zh-CN"/>
        </w:rPr>
        <w:t xml:space="preserve"> h.zhang@pku.edu.cn</w:t>
      </w:r>
    </w:p>
    <w:p w14:paraId="39043D41">
      <w:pPr>
        <w:pStyle w:val="3"/>
        <w:keepNext w:val="0"/>
        <w:rPr>
          <w:i w:val="0"/>
          <w:iCs w:val="0"/>
          <w:strike w:val="0"/>
          <w:color w:val="000000"/>
        </w:rPr>
      </w:pPr>
      <w:r>
        <w:rPr>
          <w:i w:val="0"/>
          <w:iCs w:val="0"/>
          <w:strike w:val="0"/>
          <w:color w:val="000000"/>
        </w:rPr>
        <w:t>Abstract</w:t>
      </w:r>
    </w:p>
    <w:p w14:paraId="568A221F">
      <w:pPr>
        <w:snapToGrid w:val="0"/>
        <w:jc w:val="both"/>
      </w:pPr>
      <w:r>
        <w:rPr>
          <w:rFonts w:hint="eastAsia"/>
        </w:rPr>
        <w:t xml:space="preserve">African road systems are unusually vulnerable to climate stress because a large share of the network is unpaved, yet the network-scale consequences of this exposure remain poorly quantified. We integrated a continent-scale road network across 49 African countries with climate-driven road deterioration, population distribution and healthcare accessibility data to test whether extreme weather causes </w:t>
      </w:r>
      <w:r>
        <w:rPr>
          <w:rFonts w:hint="eastAsia"/>
          <w:lang w:eastAsia="zh-CN"/>
        </w:rPr>
        <w:t>compounding</w:t>
      </w:r>
      <w:r>
        <w:rPr>
          <w:rFonts w:hint="eastAsia"/>
        </w:rPr>
        <w:t xml:space="preserve"> climate isolation. Extreme weather reduced mean road speed by only about </w:t>
      </w:r>
      <w:ins w:id="0" w:author="hon(o^^o)" w:date="2026-05-15T09:44:47Z">
        <w:r>
          <w:rPr>
            <w:rFonts w:hint="eastAsia"/>
          </w:rPr>
          <w:t>9</w:t>
        </w:r>
      </w:ins>
      <w:ins w:id="1" w:author="hon(o^^o)" w:date="2026-05-15T09:56:16Z">
        <w:r>
          <w:rPr>
            <w:rFonts w:hint="default"/>
            <w:lang w:val="en-US"/>
          </w:rPr>
          <w:t>-</w:t>
        </w:r>
      </w:ins>
      <w:ins w:id="2" w:author="hon(o^^o)" w:date="2026-05-15T09:44:47Z">
        <w:r>
          <w:rPr>
            <w:rFonts w:hint="eastAsia"/>
          </w:rPr>
          <w:t>10%</w:t>
        </w:r>
      </w:ins>
      <w:del w:id="3" w:author="hon(o^^o)" w:date="2026-05-15T09:44:47Z">
        <w:commentRangeStart w:id="0"/>
        <w:r>
          <w:rPr>
            <w:rFonts w:hint="eastAsia"/>
          </w:rPr>
          <w:delText>10%</w:delText>
        </w:r>
        <w:commentRangeEnd w:id="0"/>
      </w:del>
      <w:r>
        <w:commentReference w:id="0"/>
      </w:r>
      <w:r>
        <w:rPr>
          <w:rFonts w:hint="eastAsia"/>
        </w:rPr>
        <w:t>, but increased travel time by 36.3% across connected international city pairs and by 41.0% across within-country city pairs, revealing a 3.67</w:t>
      </w:r>
      <w:r>
        <w:rPr>
          <w:rFonts w:hint="eastAsia"/>
          <w:lang w:val="en-US" w:eastAsia="zh-CN"/>
        </w:rPr>
        <w:t>-</w:t>
      </w:r>
      <w:r>
        <w:rPr>
          <w:rFonts w:hint="eastAsia"/>
        </w:rPr>
        <w:t xml:space="preserve">4.47-fold amplification of direct road-level degradation through network structure. These losses were strongly unequal. In 47 of 49 countries, the worst-affected populations experienced larger travel-time increases than the median group, with a mean tail-gap ratio of 3.60; the share of the population within 1 h of a healthcare facility fell from </w:t>
      </w:r>
      <w:r>
        <w:rPr>
          <w:rFonts w:hint="eastAsia"/>
          <w:lang w:val="en-US" w:eastAsia="zh-CN"/>
        </w:rPr>
        <w:t>88.0</w:t>
      </w:r>
      <w:r>
        <w:rPr>
          <w:rFonts w:hint="eastAsia"/>
        </w:rPr>
        <w:t xml:space="preserve">% to </w:t>
      </w:r>
      <w:r>
        <w:rPr>
          <w:rFonts w:hint="eastAsia"/>
          <w:lang w:val="en-US" w:eastAsia="zh-CN"/>
        </w:rPr>
        <w:t>81.7</w:t>
      </w:r>
      <w:r>
        <w:rPr>
          <w:rFonts w:hint="eastAsia"/>
        </w:rPr>
        <w:t>% under extreme conditions. Critical bottlenecks were rare but persistent under future climate, and paving just 0.1% of unpaved roads restored 71.7% of lost network efficiency, outperforming random paving by roughly 1,200-fold. These results show that in unpaved-dominant road systems, climate risk is governed less by local exposure alone than by network amplification, unequal redundancy and a small set of high-leverage bottlenecks.</w:t>
      </w:r>
    </w:p>
    <w:bookmarkEnd w:id="0"/>
    <w:p w14:paraId="79101A01">
      <w:pPr>
        <w:pStyle w:val="3"/>
        <w:keepNext w:val="0"/>
        <w:rPr>
          <w:i w:val="0"/>
          <w:iCs w:val="0"/>
          <w:color w:val="000000"/>
        </w:rPr>
      </w:pPr>
      <w:bookmarkStart w:id="1" w:name="_____36"/>
      <w:bookmarkEnd w:id="1"/>
      <w:bookmarkStart w:id="2" w:name="_____14"/>
      <w:bookmarkEnd w:id="2"/>
      <w:bookmarkStart w:id="3" w:name="_____18"/>
      <w:bookmarkEnd w:id="3"/>
      <w:bookmarkStart w:id="4" w:name="_____20"/>
      <w:bookmarkEnd w:id="4"/>
      <w:bookmarkStart w:id="5" w:name="_103"/>
      <w:r>
        <w:rPr>
          <w:rFonts w:hint="eastAsia"/>
          <w:i w:val="0"/>
          <w:iCs w:val="0"/>
          <w:color w:val="000000"/>
        </w:rPr>
        <w:t>Introduction</w:t>
      </w:r>
    </w:p>
    <w:bookmarkEnd w:id="5"/>
    <w:p w14:paraId="671BFF3C">
      <w:pPr>
        <w:snapToGrid w:val="0"/>
        <w:jc w:val="both"/>
        <w:rPr>
          <w:rFonts w:ascii="Times New Roman Regular" w:hAnsi="Times New Roman Regular" w:cs="Times New Roman Regular"/>
          <w:color w:val="000000"/>
        </w:rPr>
      </w:pPr>
      <w:bookmarkStart w:id="6" w:name="_____38"/>
      <w:bookmarkEnd w:id="6"/>
      <w:bookmarkStart w:id="7" w:name="_113"/>
      <w:r>
        <w:rPr>
          <w:rFonts w:ascii="Times New Roman Regular" w:hAnsi="Times New Roman Regular" w:cs="Times New Roman Regular"/>
          <w:color w:val="000000"/>
        </w:rPr>
        <w:t>Africa hosts the fastest-growing population in the world, projected to exceed 2.5 billion by 2050</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0WwEtSLv","properties":{"unsorted":false,"formattedCitation":"&lt;sup&gt;1&lt;/sup&gt;","plainCitation":"1","noteIndex":0},"citationItems":[{"id":516,"uris":["http://zotero.org/users/18649917/items/ADAZRE7C"],"itemData":{"id":516,"type":"report","publisher-place":"New York","title":"World Population Prospects 2022: Summary of Results","author":[{"literal":"United Nations Department of Economic and Social Affairs, Population Division"}],"issued":{"date-parts":[["2022"]]}}}],"schema":"https://github.com/citation-style-language/schema/raw/master/csl-citation.json"}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1</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It also depends on a road network that is highly exposed to climate stress. Of the continent's approximately 3.4 million kilometres of roads, about half are unpaved</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{"citationID":"0q7FPjtM","properties":{"unsorted":false,"formattedCitation":"&lt;sup&gt;2&lt;/sup&gt;","plainCitation":"2","noteIndex":0},"citationItems":[{"id":517,"uris":["http://zotero.org/users/18649917/items/8SKYBZ7L"],"itemData":{"id":517,"type":"report","title":"African Economic Outlook 2018","author":[{"literal":"African Development Bank"}],"issued":{"date-parts":[["2018"]]}}}],"schema":"https://github.com/citation-style-language/schema/raw/master/csl-citation.json"}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2</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a share far larger than on any other continent. Unpaved roads respond to climate very differently from paved roads</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DBXXdJzB","properties":{"unsorted":false,"formattedCitation":"&lt;sup&gt;3&lt;/sup&gt;","plainCitation":"3","noteIndex":0},"citationItems":[{"id":520,"uris":["http://zotero.org/users/18649917/items/MGFA6XNG"],"itemData":{"id":520,"type":"article-journal","abstract":"The African continent is facing the potential of a $183.6 billion USD liability to repair and maintain roads damaged from temperature and precipitation changes directly related to predicted climate change through 2100. This cost is strictly to retain the current road inventory. This cost does not include costs associated with impacts to critically needed new roads. In many African countries, limited or non-existent funds for adaptation and mitigation are challenging these countries to identify the threats that are posed by climate change, develop adaptation approaches to the predicted changes, incorporate changes into mid-range and long-term development plans, and secure funding for the proposed and necessary adaptations. Existing studies have attempted to quantify the impact of climate change on infrastructure assets that will be affected by climate change in the coming decades. The current study extends these efforts by specifically addressing the effect of climate change on the African road infrastructure. The study identifies both total costs and opportunity costs of repairing and maintaining infrastructure due to increased stressors from climate change. Proactive and reactive costs are examined for six climate scenarios, with costs ranging, respectively, from an average of $22 million USD to $54 million USD annually per country. A regional analysis shows contrast between impacts in five areas of the continent, with impacts ranging from 22 % opportunity cost to 168 %. These costs have the potential to delay critical infrastructure development on the continent and present a challenge to policy makers balancing short-term needs with long-term planning. Copyright Springer Science+Business Media B.V. 2013","container-title":"Climatic Change","issue":"1","language":"en","page":"345-361","publisher":"Springer","source":"ideas.repec.org","title":"Climate change adaptation advantage for African road infrastructure","volume":"117","author":[{"family":"Chinowsky","given":"Paul"},{"family":"Schweikert","given":"Amy"},{"family":"Strzepek","given":"Niko"},{"family":"Manahan","given":"Kyle"},{"family":"Strzepek","given":"Kenneth"},{"family":"Schlosser","given":"C."}],"issued":{"date-parts":[["2013"]]}}}],"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3</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Prolonged rainstorms can turn earthen surfaces into impassable mud. Floodwaters can wash away the road base within hours. Persistent heat and drought cause surface disintegration and dust or sand encroachment</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6I4HBgV1","properties":{"unsorted":false,"formattedCitation":"&lt;sup&gt;4&lt;/sup&gt;","plainCitation":"4","noteIndex":0},"citationItems":[{"id":522,"uris":["http://zotero.org/users/18649917/items/8XLXNB7W"],"itemData":{"id":522,"type":"article-journal","container-title":"Transport Policy","DOI":"10.1016/j.tranpol.2014.05.019","ISSN":"0967070X","journalAbbreviation":"Transport Policy","language":"en","page":"146-153","source":"DOI.org (Crossref)","title":"The infrastructure planning support system: Analyzing the impact of climate change on road infrastructure and development","title-short":"The infrastructure planning support system","volume":"35","author":[{"family":"Schweikert","given":"Amy"},{"family":"Chinowsky","given":"Paul"},{"family":"Kwiatkowski","given":"Kyle"},{"family":"Espinet","given":"Xavier"}],"issued":{"date-parts":[["2014",9]]}}}],"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4</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xml:space="preserve">. </w:t>
      </w:r>
      <w:r>
        <w:rPr>
          <w:rFonts w:hint="eastAsia" w:ascii="Times New Roman Regular" w:hAnsi="Times New Roman Regular" w:cs="Times New Roman Regular"/>
          <w:color w:val="000000"/>
        </w:rPr>
        <w:t>Poor road conditions impose substantial economic and development costs across sub-Saharan Africa, while road spending and investment needs are themselves on the order of 2</w:t>
      </w:r>
      <w:r>
        <w:rPr>
          <w:rFonts w:hint="eastAsia" w:ascii="Times New Roman Regular" w:hAnsi="Times New Roman Regular" w:cs="Times New Roman Regular"/>
          <w:color w:val="000000"/>
          <w:lang w:val="en-US" w:eastAsia="zh-CN"/>
        </w:rPr>
        <w:t>-</w:t>
      </w:r>
      <w:r>
        <w:rPr>
          <w:rFonts w:hint="eastAsia" w:ascii="Times New Roman Regular" w:hAnsi="Times New Roman Regular" w:cs="Times New Roman Regular"/>
          <w:color w:val="000000"/>
        </w:rPr>
        <w:t>2.5% of GDP</w:t>
      </w:r>
      <w:r>
        <w:rPr>
          <w:rFonts w:hint="eastAsia"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rPARpY0r","properties":{"unsorted":false,"formattedCitation":"&lt;sup&gt;5,6&lt;/sup&gt;","plainCitation":"5,6","noteIndex":0},"citationItems":[{"id":612,"uris":["http://zotero.org/users/18649917/items/C2L8H7EE"],"itemData":{"id":612,"type":"report","collection-title":"Mobility and Transport Connectivity Series","publisher":"World Bank","publisher-place":"Washington, DC","title":"To Pave or Not to Pave: Developing a Framework for Systematic Decision-Making in the Choice of Paving Technologies for Rural Roads","author":[{"literal":"World Bank"}],"issued":{"date-parts":[["2021"]]}}},{"id":611,"uris":["http://zotero.org/users/18649917/items/5LICZUI6"],"itemData":{"id":611,"type":"report","collection-title":"Africa Infrastructure Country Diagnostic, Background Paper 14","publisher":"World Bank","publisher-place":"Washington, DC","title":"Roads in Sub-Saharan Africa: Sector Review","author":[{"literal":"Benmaamar, Mustapha"}],"issued":{"date-parts":[["2008"]]}}}],"schema":"https://github.com/citation-style-language/schema/raw/master/csl-citation.json"} </w:instrText>
      </w:r>
      <w:r>
        <w:rPr>
          <w:rFonts w:hint="eastAsia"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5,6</w:t>
      </w:r>
      <w:r>
        <w:rPr>
          <w:rFonts w:hint="eastAsia" w:ascii="Times New Roman Regular" w:hAnsi="Times New Roman Regular" w:cs="Times New Roman Regular"/>
          <w:color w:val="000000"/>
        </w:rPr>
        <w:fldChar w:fldCharType="end"/>
      </w:r>
      <w:r>
        <w:rPr>
          <w:rFonts w:hint="eastAsia" w:ascii="Times New Roman Regular" w:hAnsi="Times New Roman Regular" w:cs="Times New Roman Regular"/>
          <w:color w:val="000000"/>
        </w:rPr>
        <w:t>.</w:t>
      </w:r>
      <w:r>
        <w:rPr>
          <w:rFonts w:ascii="Times New Roman Regular" w:hAnsi="Times New Roman Regular" w:cs="Times New Roman Regular"/>
          <w:color w:val="000000"/>
        </w:rPr>
        <w:t xml:space="preserve"> The IPCC Sixth Assessment Report projects intensification of heavy precipitation across many parts of Africa, while transport-sector adaptation has increasingly focused on the climate resilience of road infrastructure</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{"citationID":"rI17rrQ5","properties":{"unsorted":false,"formattedCitation":"&lt;sup&gt;7,8&lt;/sup&gt;","plainCitation":"7,8","noteIndex":0},"citationItems":[{"id":538,"uris":["http://zotero.org/users/18649917/items/A7BZKP4C"],"itemData":{"id":538,"type":"book","abstract":"The Working Group II contribution to the Sixth Assessment Report of the Intergovernmental Panel on Climate Change (IPCC) provides a comprehensive assessment of the scientific literature relevant to climate change impacts, adaptation and vulnerability. The report recognizes the interactions of climate, ecosystems and biodiversity, and human societies, and integrates across the natural, ecological, social and economic sciences. It emphasizes how efforts in adaptation and in reducing greenhouse gas emissions can come together in a process called climate resilient development, which enables a liveable future for biodiversity and humankind. The IPCC is the leading body for assessing climate change science. IPCC reports are produced in comprehensive, objective and transparent ways, ensuring they reflect the full range of views in the scientific literature. Novel elements include focused topical assessments, and an atlas presenting observed climate change impacts and future risks from global to regional scales. Available as Open Access on Cambridge Core.","DOI":"10.1017/9781009325844","edition":"1","ISBN":"978-1-009-32584-4","license":"https://www.cambridge.org/core/terms","publisher":"Cambridge University Press","source":"DOI.org (Crossref)","title":"Climate Change 2022 – Impacts, Adaptation and Vulnerability: Working Group II Contribution to the Sixth Assessment Report of the Intergovernmental Panel on Climate Change","title-short":"Climate Change 2022 – Impacts, Adaptation and Vulnerability","URL":"https://www.cambridge.org/core/product/identifier/9781009325844/type/book","author":[{"literal":"Intergovernmental Panel On Climate Change (Ipcc)"}],"accessed":{"date-parts":[["2026",4,26]]},"issued":{"date-parts":[["2023",6,22]]}}},{"id":545,"uris":["http://zotero.org/users/18649917/items/RQF5PD3A"],"itemData":{"id":545,"type":"report","title":"Climate Change 2021: The Physical Science Basis. Regional Fact Sheet – Africa. Intergovernmental Panel on Climate Change","author":[{"literal":"IPCC"}],"issued":{"date-parts":[["2021"]]}}}],"schema":"https://github.com/citation-style-language/schema/raw/master/csl-citation.json"}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7,8</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For the hundreds of millions of rural residents who depend on unpaved roads to reach hospitals, schools and markets, these lifelines now face the risk of systemic breakdown</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8o37Q3nN","properties":{"unsorted":false,"formattedCitation":"&lt;sup&gt;9,10&lt;/sup&gt;","plainCitation":"9,10","noteIndex":0},"citationItems":[{"id":541,"uris":["http://zotero.org/users/18649917/items/BXCQXYHA"],"itemData":{"id":541,"type":"article-journal","abstract":"Access to healthcare is a requirement for human well-being that is constrained, in part, by the allocation of healthcare resources relative to the geographically dispersed human population1–3. Quantifying access to care globally is challenging due to the absence of a comprehensive database of healthcare facilities. We harness major data collection efforts underway by OpenStreetMap, Google Maps and academic researchers to compile the most complete collection of facility locations to date. Leveraging the geographically variable strengths of our facility datasets, we use an established methodology4 to characterize travel time to healthcare facilities in unprecedented detail. We produce maps of travel time with and without access to motorized transport, thus characterizing travel time to healthcare for populations distributed across the wealth spectrum. We find that just 8.9% of the global population (646 million people) cannot reach healthcare within one hour if they have access to motorized transport, and that 43.3% (3.16 billion people) cannot reach a healthcare facility by foot within one hour. Our maps highlight an additional vulnerability faced by poorer individuals in remote areas and can help to estimate whether individuals will seek healthcare when it is needed, as well as providing an evidence base for efficiently distributing limited healthcare and transportation resources to underserved populations both now and in the future.","container-title":"Nature Medicine","DOI":"10.1038/s41591-020-1059-1","ISSN":"1546-170X","issue":"12","journalAbbreviation":"Nature Medicine","page":"1835-1838","title":"Global maps of travel time to healthcare facilities","volume":"26","author":[{"family":"Weiss","given":"D. J."},{"family":"Nelson","given":"A."},{"family":"Vargas-Ruiz","given":"C. A."},{"family":"Gligorić","given":"K."},{"family":"Bavadekar","given":"S."},{"family":"Gabrilovich","given":"E."},{"family":"Bertozzi-Villa","given":"A."},{"family":"Rozier","given":"J."},{"family":"Gibson","given":"H. S."},{"family":"Shekel","given":"T."},{"family":"Kamath","given":"C."},{"family":"Lieber","given":"A."},{"family":"Schulman","given":"K."},{"family":"Shao","given":"Y."},{"family":"Qarkaxhija","given":"V."},{"family":"Nandi","given":"A. K."},{"family":"Keddie","given":"S. H."},{"family":"Rumisha","given":"S."},{"family":"Amratia","given":"P."},{"family":"Arambepola","given":"R."},{"family":"Chestnutt","given":"E. G."},{"family":"Millar","given":"J. J."},{"family":"Symons","given":"T. L."},{"family":"Cameron","given":"E."},{"family":"Battle","given":"K. E."},{"family":"Bhatt","given":"S."},{"family":"Gething","given":"P. W."}],"issued":{"date-parts":[["2020",12,1]]}}},{"id":548,"uris":["http://zotero.org/users/18649917/items/78SFTK2L"],"itemData":{"id":548,"type":"article-journal","abstract":"Transportation infrastructures are generally designed to have multi-decadal service lives. Transport infrastructure design, however, is largely based on historical conditions. Yet, in the face of global warming, we are likely going to experience more intense and frequent extreme events, which may put infrastructure at severe risk. In this study, we comprehensively analyze the exposure of road and railway infrastructure assets to changes in precipitation return periods globally. Under ~2 degrees of warming in mid-century (RCP 8.5 scenario), 43.6% of the global transportation assets are expected to experience at least a 25% decrease in design return period of extreme rainfall (a 33% increase in exceedance probability), which may increase to 69.9% under ~4 degrees of warming by late-21st century. To accommodate for such increases, we propose to incorporate a safety factor for climate change adaptation during the transportation infrastructure design process to ensure transportation assets will maintain their designed risk level in the future. Our results show that a safety factor of 1.2 would work sufficient for most regions of the world for quick design process calculations following the RCP4.5 path.","container-title":"Nature Communications","DOI":"10.1038/s41467-023-38203-3","ISSN":"2041-1723","issue":"1","journalAbbreviation":"Nature Communications","page":"2541","title":"Global transportation infrastructure exposure to the change of precipitation in a warmer world","volume":"14","author":[{"family":"Liu","given":"Kai"},{"family":"Wang","given":"Qianzhi"},{"family":"Wang","given":"Ming"},{"family":"Koks","given":"Elco E."}],"issued":{"date-parts":[["2023",5,3]]}}}],"schema":"https://github.com/citation-style-language/schema/raw/master/csl-citation.json"}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9,10</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w:t>
      </w:r>
    </w:p>
    <w:p w14:paraId="7A265D32">
      <w:pPr>
        <w:snapToGrid w:val="0"/>
        <w:jc w:val="both"/>
        <w:rPr>
          <w:rFonts w:ascii="Times New Roman Regular" w:hAnsi="Times New Roman Regular" w:cs="Times New Roman Regular"/>
          <w:color w:val="000000"/>
        </w:rPr>
      </w:pPr>
      <w:r>
        <w:rPr>
          <w:rFonts w:ascii="Times New Roman Regular" w:hAnsi="Times New Roman Regular" w:cs="Times New Roman Regular"/>
          <w:color w:val="000000"/>
        </w:rPr>
        <w:t>Existing research has approached the climate and transport relationship through several lenses, including the physical mechanisms by which climate degrades road segments</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nLgSYCSQ","properties":{"unsorted":false,"formattedCitation":"&lt;sup&gt;4&lt;/sup&gt;","plainCitation":"4","noteIndex":0},"citationItems":[{"id":522,"uris":["http://zotero.org/users/18649917/items/8XLXNB7W"],"itemData":{"id":522,"type":"article-journal","container-title":"Transport Policy","DOI":"10.1016/j.tranpol.2014.05.019","ISSN":"0967070X","journalAbbreviation":"Transport Policy","language":"en","page":"146-153","source":"DOI.org (Crossref)","title":"The infrastructure planning support system: Analyzing the impact of climate change on road infrastructure and development","title-short":"The infrastructure planning support system","volume":"35","author":[{"family":"Schweikert","given":"Amy"},{"family":"Chinowsky","given":"Paul"},{"family":"Kwiatkowski","given":"Kyle"},{"family":"Espinet","given":"Xavier"}],"issued":{"date-parts":[["2014",9]]}}}],"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4</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xml:space="preserve">, topological </w:t>
      </w:r>
      <w:r>
        <w:rPr>
          <w:rFonts w:hint="eastAsia" w:ascii="Times New Roman Regular" w:hAnsi="Times New Roman Regular" w:cs="Times New Roman Regular"/>
          <w:color w:val="000000"/>
          <w:lang w:eastAsia="zh-CN"/>
        </w:rPr>
        <w:t>compounding</w:t>
      </w:r>
      <w:r>
        <w:rPr>
          <w:rFonts w:ascii="Times New Roman Regular" w:hAnsi="Times New Roman Regular" w:cs="Times New Roman Regular"/>
          <w:color w:val="000000"/>
        </w:rPr>
        <w:t xml:space="preserve"> effects at the network scale</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CU0K7a5L","properties":{"unsorted":false,"formattedCitation":"&lt;sup&gt;11,12&lt;/sup&gt;","plainCitation":"11,12","noteIndex":0},"citationItems":[{"id":528,"uris":["http://zotero.org/users/18649917/items/PA64V4AH"],"itemData":{"id":528,"type":"article-journal","abstract":"Transport infrastructure is exposed to natural hazards all around the world. Here we present the first global estimates of multi-hazard exposure and risk to road and rail infrastructure. Results reveal that ~27% of all global road and railway assets are exposed to at least one hazard and ~7.5% of all assets are exposed to a 1/100 year flood event. Global Expected Annual Damages (EAD) due to direct damage to road and railway assets range from 3.1 to 22 billion US dollars, of which ~73% is caused by surface and river flooding. Global EAD are small relative to global GDP (~0.02%). However, in some countries EAD reach 0.5 to 1% of GDP annually, which is the same order of magnitude as national transport infrastructure budgets. A cost-benefit analysis suggests that increasing flood protection would have positive returns on ~60% of roads exposed to a 1/100 year flood event.","container-title":"Nature Communications","DOI":"10.1038/s41467-019-10442-3","ISSN":"2041-1723","issue":"1","journalAbbreviation":"Nature Communications","page":"2677","title":"A global multi-hazard risk analysis of road and railway infrastructure assets","volume":"10","author":[{"family":"Koks","given":"E. E."},{"family":"Rozenberg","given":"J."},{"family":"Zorn","given":"C."},{"family":"Tariverdi","given":"M."},{"family":"Vousdoukas","given":"M."},{"family":"Fraser","given":"S. A."},{"family":"Hall","given":"J. W."},{"family":"Hallegatte","given":"S."}],"issued":{"date-parts":[["2019",6,25]]}}},{"id":532,"uris":["http://zotero.org/users/18649917/items/F746XITD"],"itemData":{"id":532,"type":"webpage","title":"Resilience and efficiency in transportation networks | Science Advances","URL":"https://www.science.org/doi/10.1126/sciadv.1701079?utm_source=chatgpt.com","accessed":{"date-parts":[["2026",4,26]]}}}],"schema":"https://github.com/citation-style-language/schema/raw/master/csl-citation.json"}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11,12</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and spatial inequalities in accessibility</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wHStEoi1","properties":{"unsorted":false,"formattedCitation":"&lt;sup&gt;13,14&lt;/sup&gt;","plainCitation":"13,14","noteIndex":0},"citationItems":[{"id":530,"uris":["http://zotero.org/users/18649917/items/C3ZUSYY4"],"itemData":{"id":530,"type":"article-journal","abstract":"Travel time to cities in 2015 is quantified in a high-resolution global map that will be useful for socio-economic policy design and conservation research.","container-title":"Nature","DOI":"10.1038/nature25181","ISSN":"1476-4687","issue":"7688","journalAbbreviation":"Nature","page":"333-336","title":"A global map of travel time to cities to assess inequalities in accessibility in 2015","volume":"553","author":[{"family":"Weiss","given":"D. J."},{"family":"Nelson","given":"A."},{"family":"Gibson","given":"H. S."},{"family":"Temperley","given":"W."},{"family":"Peedell","given":"S."},{"family":"Lieber","given":"A."},{"family":"Hancher","given":"M."},{"family":"Poyart","given":"E."},{"family":"Belchior","given":"S."},{"family":"Fullman","given":"N."},{"family":"Mappin","given":"B."},{"family":"Dalrymple","given":"U."},{"family":"Rozier","given":"J."},{"family":"Lucas","given":"T. C. D."},{"family":"Howes","given":"R. E."},{"family":"Tusting","given":"L. S."},{"family":"Kang","given":"S. Y."},{"family":"Cameron","given":"E."},{"family":"Bisanzio","given":"D."},{"family":"Battle","given":"K. E."},{"family":"Bhatt","given":"S."},{"family":"Gething","given":"P. W."}],"issued":{"date-parts":[["2018",1,1]]}}},{"id":531,"uris":["http://zotero.org/users/18649917/items/MJEDY3GW"],"itemData":{"id":531,"type":"article-journal","abstract":"Good access to resources and opportunities is essential for sustainable development. Improving access, especially in rural areas, requires useful measures of current access to the locations where these resources and opportunities are found. Recent work has developed a global map of travel times to cities with more than 50,000 people in the year 2015. However, the provision of resources and opportunities will differ across the broad spectrum of settlements that range from small towns to megacities, and access to this spectrum of settlement sizes should also be measured. Here we present a suite of nine global travel-time accessibility indicators for the year 2015, at approximately one-kilometre spatial resolution, for a range of settlement size classes. We validated the travel-time estimates against journey times from a Google driving directions application across 1,511 2° × 2° tiles representing 47,812 journeys. We observed very good agreement, though our estimates were more frequently shorter than those from the Google application with a median difference of −13.7 minutes and a median percentage difference of −16.9%.","container-title":"Scientific Data","DOI":"10.1038/s41597-019-0265-5","ISSN":"2052-4463","issue":"1","journalAbbreviation":"Scientific Data","page":"266","title":"A suite of global accessibility indicators","volume":"6","author":[{"family":"Nelson","given":"Andy"},{"family":"Weiss","given":"Daniel J."},{"family":"Etten","given":"Jacob","non-dropping-particle":"van"},{"family":"Cattaneo","given":"Andrea"},{"family":"McMenomy","given":"Theresa S."},{"family":"Koo","given":"Jawoo"}],"issued":{"date-parts":[["2019",11,7]]}}}],"schema":"https://github.com/citation-style-language/schema/raw/master/csl-citation.json"}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13,14</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Its empirical basis, however, has been built almost entirely on paved road systems in developed countries. There, surfaces are largely sealed, climate-induced degradation is local and probabilistic, and network redundancy is generally sufficient to absorb disruption. The African context differs fundamentally. When about half of a continent's roads are unpaved, climate shocks no longer act as random disturbances on isolated links. They become a systemic erosion of the network itself</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CRkUrudv","properties":{"unsorted":false,"formattedCitation":"&lt;sup&gt;15,16&lt;/sup&gt;","plainCitation":"15,16","noteIndex":0},"citationItems":[{"id":544,"uris":["http://zotero.org/users/18649917/items/GTDQSKHF"],"itemData":{"id":544,"type":"report","publisher":"African Development Bank Group","title":"Tracking Africa’s progress in figures: infrastructure development","author":[{"literal":"African Development Bank Group"}],"issued":{"date-parts":[["2014"]]}}},{"id":549,"uris":["http://zotero.org/users/18649917/items/IAVME7WT"],"itemData":{"id":549,"type":"article-journal","abstract":"The growing interconnectedness of urban infrastructure networks presents challenges to their ability to handle unforeseen disruptions, particularly in the context of extreme weather events resulting from climate change. Understanding the resilience of interconnected infrastructure systems is imperative to effectively manage such disruptions. This study investigates the role of interconnectedness in enhancing the resilience of public transportation systems in Hong Kong, a city heavily reliant on public transit. Our results demonstrate that interconnected transportation systems improve resilience by reducing topological vulnerabilities, increasing attack tolerance, and enhancing post-disruption interoperability. Findings also identify the potential to integrate vulnerable systems for greater robustness and highlight the marginal benefits of enhancing intermodal transfer. Strengthening interconnectedness among modes of urban public transit fosters a safe-to-fail system, presenting a distinct resilience-by-design approach. This complements conventional resilience-by-intervention approaches that focus on improving individual systems or introducing entirely new systems.","container-title":"Nature Communications","DOI":"10.1038/s41467-023-39999-w","ISSN":"2041-1723","issue":"1","journalAbbreviation":"Nature Communications","page":"4291","title":"Interconnectedness enhances network resilience of multimodal public transportation systems for Safe-to-Fail urban mobility","volume":"14","author":[{"family":"Xu","given":"Zizhen"},{"family":"Chopra","given":"Shauhrat S."}],"issued":{"date-parts":[["2023",7,18]]}}}],"schema":"https://github.com/citation-style-language/schema/raw/master/csl-citation.json"}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15,16</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Under climate events, degradation of unpaved roads is not exceptional but routine, not localised but pervasive</w:t>
      </w:r>
      <w:r>
        <w:rPr>
          <w:rFonts w:ascii="Times New Roman Regular" w:hAnsi="Times New Roman Regular" w:cs="Times New Roman Regular"/>
          <w:color w:val="000000"/>
        </w:rPr>
        <w:fldChar w:fldCharType="begin"/>
      </w:r>
      <w:r>
        <w:rPr>
          <w:rFonts w:hint="eastAsia" w:ascii="Times New Roman Regular" w:hAnsi="Times New Roman Regular" w:cs="Times New Roman Regular"/>
          <w:color w:val="000000"/>
          <w:lang w:eastAsia="zh-CN"/>
        </w:rPr>
        <w:instrText xml:space="preserve"> ADDIN ZOTERO_ITEM CSL_CITATION {"citationID":"5uXfjSUf","properties":{"unsorted":false,"formattedCitation":"&lt;sup&gt;17&lt;/sup&gt;","plainCitation":"17","noteIndex":0},"citationItems":[{"id":529,"uris":["http://zotero.org/users/18649917/items/LSUPIKRX"],"itemData":{"id":529,"type":"article-journal","abstract":"Compound failures occur when urban flooding coincides with traffic congestion, and their impact on network connectivity is poorly understood. Firstly, either three-dimensional road networks or the traffic on the roads has been considered, but not both. Secondly, we lack network science frameworks to consider compound failures in infrastructure networks. Here we present a network-theory-based framework that bridges this gap by considering compound structural, functional, and topological failures. We analyze high-resolution traffic data using network percolation theory to study the response of the transportation network in Harris County, Texas, US to Hurricane Harvey in 2017. We find that 2.2% of flood-induced compound failure may lead to a reduction in the size of the largest cluster where network connectivity exists, the giant component, 17.7%. We conclude that indirect effects, such as changes in traffic patterns, must be accounted for when assessing the impacts of flooding on transportation network connectivity and functioning.","container-title":"Communications Earth &amp; Environment","DOI":"10.1038/s43247-022-00366-0","ISSN":"2662-4435","issue":"1","journalAbbreviation":"Communications Earth &amp; Environment","page":"38","title":"Modest flooding can trigger catastrophic road network collapse due to compound failure","volume":"3","author":[{"family":"Dong","given":"Shangjia"},{"family":"Gao","given":"Xinyu"},{"family":"Mostafavi","given":"Ali"},{"family":"Gao","given":"Jianxi"}],"issued":{"date-parts":[["2022",2,23]]}}}],"schema":"https://github.com/citation-style-language/schema/raw/master/csl-citation.json"} </w:instrText>
      </w:r>
      <w:r>
        <w:rPr>
          <w:rFonts w:ascii="Times New Roman Regular" w:hAnsi="Times New Roman Regular" w:cs="Times New Roman Regular"/>
          <w:color w:val="000000"/>
        </w:rPr>
        <w:fldChar w:fldCharType="separate"/>
      </w:r>
      <w:r>
        <w:rPr>
          <w:rFonts w:hint="eastAsia" w:ascii="Times New Roman Regular" w:hAnsi="Times New Roman Regular" w:cs="Times New Roman Regular"/>
          <w:color w:val="000000"/>
          <w:vertAlign w:val="superscript"/>
          <w:lang w:eastAsia="zh-CN"/>
        </w:rPr>
        <w:t>17</w:t>
      </w:r>
      <w:r>
        <w:rPr>
          <w:rFonts w:ascii="Times New Roman Regular" w:hAnsi="Times New Roman Regular" w:cs="Times New Roman Regular"/>
          <w:color w:val="000000"/>
        </w:rPr>
        <w:fldChar w:fldCharType="end"/>
      </w:r>
      <w:r>
        <w:rPr>
          <w:rFonts w:ascii="Times New Roman Regular" w:hAnsi="Times New Roman Regular" w:cs="Times New Roman Regular"/>
          <w:color w:val="000000"/>
        </w:rPr>
        <w:t>. Whether resilience and equity findings derived from paved networks remain valid in unpaved-dominant systems therefore stands as an unresolved empirical question. Africa is also the continent where climate vulnerability and transport vulnerability overlap most intensely.</w:t>
      </w:r>
    </w:p>
    <w:p w14:paraId="2FA6DD5A">
      <w:pPr>
        <w:snapToGrid w:val="0"/>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The dominance of unpaved roads gives Africa a distinctive risk structure. When climate events strike, what deteriorates is not a few peripheral links but the backbone and body of the system. Simultaneous degradation across large unpaved areas becomes coupled through the network. Local impassability accumulates into regional connectivity collapse and cuts off peripheral communities from basic services. The communities most dependent on unpaved roads are often the most remote and the poorest. They occupy the ends of the network, retain the fewest alternative routes, and experience the deepest forms of isolation. We define this phenomenon as </w:t>
      </w:r>
      <w:r>
        <w:rPr>
          <w:rFonts w:hint="eastAsia" w:ascii="Times New Roman Regular" w:hAnsi="Times New Roman Regular" w:cs="Times New Roman Regular"/>
          <w:color w:val="000000"/>
          <w:lang w:eastAsia="zh-CN"/>
        </w:rPr>
        <w:t>compounding</w:t>
      </w:r>
      <w:r>
        <w:rPr>
          <w:rFonts w:ascii="Times New Roman Regular" w:hAnsi="Times New Roman Regular" w:cs="Times New Roman Regular"/>
          <w:color w:val="000000"/>
        </w:rPr>
        <w:t xml:space="preserve"> climate isolation (CCI). In road networks dominated by unpaved roads, climate-driven degradation over large areas is amplified through network coupling and translated into a systematic and disproportionate deprivation of accessibility for the most vulnerable populations.</w:t>
      </w:r>
    </w:p>
    <w:p w14:paraId="6A0B4AB9">
      <w:pPr>
        <w:snapToGrid w:val="0"/>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Here we test the existence and magnitude of CCI across the African continent. We integrate a complete road network dataset covering all 49 African countries and approximately 3.4 million kilometres of roads, together with high-resolution CMIP6 climate projections and gridded population and service-facility data. A three-stage coupled framework links climate-driven degradation, network </w:t>
      </w:r>
      <w:r>
        <w:rPr>
          <w:rFonts w:hint="eastAsia" w:ascii="Times New Roman Regular" w:hAnsi="Times New Roman Regular" w:cs="Times New Roman Regular"/>
          <w:color w:val="000000"/>
          <w:lang w:eastAsia="zh-CN"/>
        </w:rPr>
        <w:t>compounding</w:t>
      </w:r>
      <w:r>
        <w:rPr>
          <w:rFonts w:ascii="Times New Roman Regular" w:hAnsi="Times New Roman Regular" w:cs="Times New Roman Regular"/>
          <w:color w:val="000000"/>
        </w:rPr>
        <w:t xml:space="preserve"> failure and the equity distribution of accessibility. We find that </w:t>
      </w:r>
      <w:r>
        <w:rPr>
          <w:rFonts w:hint="eastAsia" w:ascii="Times New Roman Regular" w:hAnsi="Times New Roman Regular" w:cs="Times New Roman Regular"/>
          <w:color w:val="000000"/>
        </w:rPr>
        <w:t>e</w:t>
      </w:r>
      <w:r>
        <w:rPr>
          <w:rFonts w:ascii="Times New Roman Regular" w:hAnsi="Times New Roman Regular" w:cs="Times New Roman Regular"/>
          <w:color w:val="000000"/>
        </w:rPr>
        <w:t xml:space="preserve">xtreme weather slows African roads by just 10%, </w:t>
      </w:r>
      <w:r>
        <w:rPr>
          <w:rFonts w:hint="eastAsia" w:ascii="Times New Roman Regular" w:hAnsi="Times New Roman Regular" w:cs="Times New Roman Regular"/>
          <w:color w:val="000000"/>
        </w:rPr>
        <w:t>yet connected city-pair travel times rise by 36.3% internationally and 41.0% within countries.</w:t>
      </w:r>
      <w:r>
        <w:rPr>
          <w:rFonts w:ascii="Times New Roman Regular" w:hAnsi="Times New Roman Regular" w:cs="Times New Roman Regular"/>
          <w:color w:val="000000"/>
        </w:rPr>
        <w:t xml:space="preserve"> The road network amplifies the impact nearly fourfold. This burden is deeply unequal — the most vulnerable populations experience 3.</w:t>
      </w:r>
      <w:r>
        <w:commentReference w:id="1"/>
      </w:r>
      <w:ins w:id="4" w:author="hon(o^^o)" w:date="2026-05-15T09:46:53Z">
        <w:r>
          <w:rPr>
            <w:rFonts w:hint="default"/>
            <w:lang w:val="en-US"/>
          </w:rPr>
          <w:t>4</w:t>
        </w:r>
      </w:ins>
      <w:del w:id="5" w:author="hon(o^^o)" w:date="2026-05-15T09:46:12Z">
        <w:r>
          <w:rPr>
            <w:rFonts w:ascii="Times New Roman Regular" w:hAnsi="Times New Roman Regular" w:cs="Times New Roman Regular"/>
            <w:color w:val="000000"/>
          </w:rPr>
          <w:delText>5</w:delText>
        </w:r>
      </w:del>
      <w:r>
        <w:rPr>
          <w:rFonts w:ascii="Times New Roman Regular" w:hAnsi="Times New Roman Regular" w:cs="Times New Roman Regular"/>
          <w:color w:val="000000"/>
        </w:rPr>
        <w:t xml:space="preserve"> times the travel-time loss of the national median. Yet paving just 0.1% of critical roads restores over </w:t>
      </w:r>
      <w:r>
        <w:rPr>
          <w:rFonts w:hint="eastAsia" w:ascii="Times New Roman Regular" w:hAnsi="Times New Roman Regular" w:cs="Times New Roman Regular"/>
          <w:color w:val="000000"/>
          <w:lang w:val="en-US" w:eastAsia="zh-CN"/>
        </w:rPr>
        <w:t>70%</w:t>
      </w:r>
      <w:r>
        <w:rPr>
          <w:rFonts w:ascii="Times New Roman Regular" w:hAnsi="Times New Roman Regular" w:cs="Times New Roman Regular"/>
          <w:color w:val="000000"/>
        </w:rPr>
        <w:t xml:space="preserve"> the lost network efficiency, outperforming random paving by a factor of </w:t>
      </w:r>
      <w:r>
        <w:rPr>
          <w:rFonts w:hint="eastAsia" w:ascii="Times New Roman Regular" w:hAnsi="Times New Roman Regular" w:cs="Times New Roman Regular"/>
          <w:color w:val="000000"/>
          <w:lang w:val="en-US" w:eastAsia="zh-CN"/>
        </w:rPr>
        <w:t>over 1</w:t>
      </w:r>
      <w:r>
        <w:rPr>
          <w:rFonts w:hint="default" w:ascii="Times New Roman Regular" w:hAnsi="Times New Roman Regular" w:cs="Times New Roman Regular"/>
          <w:color w:val="000000"/>
          <w:lang w:val="en-US" w:eastAsia="zh-CN"/>
        </w:rPr>
        <w:t>,000</w:t>
      </w:r>
      <w:r>
        <w:rPr>
          <w:rFonts w:ascii="Times New Roman Regular" w:hAnsi="Times New Roman Regular" w:cs="Times New Roman Regular"/>
          <w:color w:val="000000"/>
        </w:rPr>
        <w:t>.</w:t>
      </w:r>
      <w:r>
        <w:t xml:space="preserve"> </w:t>
      </w:r>
      <w:r>
        <w:rPr>
          <w:rFonts w:ascii="Times New Roman Regular" w:hAnsi="Times New Roman Regular" w:cs="Times New Roman Regular"/>
          <w:color w:val="000000"/>
        </w:rPr>
        <w:t>These results reframe climate adaptation in unpaved-dominant road systems as a problem of structural connectivity rather than aggregate exposure. They identify a tractable and low-cost pathway to safeguard the lifelines of hundreds of millions of people under intensifying climate stress.</w:t>
      </w:r>
    </w:p>
    <w:p w14:paraId="3BB67C58">
      <w:pPr>
        <w:pStyle w:val="3"/>
        <w:keepNext w:val="0"/>
        <w:rPr>
          <w:i w:val="0"/>
          <w:iCs w:val="0"/>
          <w:color w:val="000000"/>
        </w:rPr>
      </w:pPr>
      <w:r>
        <w:rPr>
          <w:i w:val="0"/>
          <w:iCs w:val="0"/>
          <w:color w:val="000000"/>
        </w:rPr>
        <w:t xml:space="preserve">Analytical framework for </w:t>
      </w:r>
      <w:r>
        <w:rPr>
          <w:rFonts w:hint="eastAsia"/>
          <w:i w:val="0"/>
          <w:iCs w:val="0"/>
          <w:color w:val="000000"/>
          <w:lang w:eastAsia="zh-CN"/>
        </w:rPr>
        <w:t>compounding</w:t>
      </w:r>
      <w:r>
        <w:rPr>
          <w:i w:val="0"/>
          <w:iCs w:val="0"/>
          <w:color w:val="000000"/>
        </w:rPr>
        <w:t xml:space="preserve"> climate isolation</w:t>
      </w:r>
    </w:p>
    <w:p w14:paraId="1D36610C">
      <w:pPr>
        <w:snapToGrid w:val="0"/>
        <w:jc w:val="both"/>
        <w:rPr>
          <w:rFonts w:hint="eastAsia" w:ascii="Times New Roman Regular" w:hAnsi="Times New Roman Regular" w:cs="Times New Roman Regular"/>
          <w:lang w:val="en-US" w:eastAsia="zh-CN"/>
        </w:rPr>
      </w:pPr>
      <w:r>
        <w:rPr>
          <w:rFonts w:ascii="Times New Roman Regular" w:hAnsi="Times New Roman Regular" w:cs="Times New Roman Regular"/>
        </w:rPr>
        <w:t xml:space="preserve">To quantify </w:t>
      </w:r>
      <w:r>
        <w:rPr>
          <w:rFonts w:hint="eastAsia" w:ascii="Times New Roman Regular" w:hAnsi="Times New Roman Regular" w:cs="Times New Roman Regular"/>
          <w:lang w:eastAsia="zh-CN"/>
        </w:rPr>
        <w:t>compounding</w:t>
      </w:r>
      <w:r>
        <w:rPr>
          <w:rFonts w:ascii="Times New Roman Regular" w:hAnsi="Times New Roman Regular" w:cs="Times New Roman Regular"/>
        </w:rPr>
        <w:t xml:space="preserve"> climate isolation, we treat extreme weather not as an isolated link-level disturbance but as a spatially extensive degradation process acting on unpaved roads (Fig.</w:t>
      </w:r>
      <w:r>
        <w:rPr>
          <w:rFonts w:hint="eastAsia" w:ascii="Times New Roman Regular" w:hAnsi="Times New Roman Regular" w:cs="Times New Roman Regular"/>
          <w:lang w:val="en-US" w:eastAsia="zh-CN"/>
        </w:rPr>
        <w:t xml:space="preserve"> </w:t>
      </w:r>
      <w:r>
        <w:rPr>
          <w:rFonts w:ascii="Times New Roman Regular" w:hAnsi="Times New Roman Regular" w:cs="Times New Roman Regular"/>
        </w:rPr>
        <w:t>1</w:t>
      </w:r>
      <w:r>
        <w:rPr>
          <w:rFonts w:ascii="Times New Roman Regular" w:hAnsi="Times New Roman Regular" w:cs="Times New Roman Regular"/>
          <w:highlight w:val="none"/>
        </w:rPr>
        <w:t xml:space="preserve">). </w:t>
      </w:r>
      <w:r>
        <w:rPr>
          <w:rFonts w:hint="eastAsia" w:ascii="Times New Roman Regular" w:hAnsi="Times New Roman Regular" w:cs="Times New Roman Regular"/>
          <w:highlight w:val="none"/>
        </w:rPr>
        <w:t>This calculation framework was externally checked against independently documented road disruptions from Cyclone Idai in Mozambique (2019) and the Kenya floods (2024) (Supplementary Methods S9).</w:t>
      </w:r>
      <w:r>
        <w:rPr>
          <w:rFonts w:hint="default" w:ascii="Times New Roman Regular" w:hAnsi="Times New Roman Regular" w:cs="Times New Roman Regular"/>
          <w:highlight w:val="none"/>
          <w:lang w:val="en-US"/>
        </w:rPr>
        <w:t xml:space="preserve"> </w:t>
      </w:r>
      <w:r>
        <w:rPr>
          <w:rFonts w:ascii="Times New Roman Regular" w:hAnsi="Times New Roman Regular" w:cs="Times New Roman Regular"/>
          <w:highlight w:val="none"/>
        </w:rPr>
        <w:t>W</w:t>
      </w:r>
      <w:r>
        <w:rPr>
          <w:rFonts w:ascii="Times New Roman Regular" w:hAnsi="Times New Roman Regular" w:cs="Times New Roman Regular"/>
        </w:rPr>
        <w:t>e first translate climate-induced road degradation into changes in segment-level travel speed, and then propagate these changes through the African road network to estimate accessibility losses across three nested scales: cross-country city pairs, within-country city pairs and local city networks. This design allows us to test whether direct road degradation is transmitted linearly, or instead amplified by network structure.</w:t>
      </w:r>
      <w:r>
        <w:rPr>
          <w:rFonts w:hint="eastAsia" w:ascii="Times New Roman Regular" w:hAnsi="Times New Roman Regular" w:cs="Times New Roman Regular"/>
          <w:lang w:val="en-US" w:eastAsia="zh-CN"/>
        </w:rPr>
        <w:t xml:space="preserve"> </w:t>
      </w:r>
    </w:p>
    <w:p w14:paraId="5C95594C">
      <w:pPr>
        <w:snapToGrid w:val="0"/>
        <w:jc w:val="both"/>
        <w:rPr>
          <w:rFonts w:ascii="Times New Roman Regular" w:hAnsi="Times New Roman Regular" w:cs="Times New Roman Regular"/>
        </w:rPr>
      </w:pPr>
      <w:r>
        <w:rPr>
          <w:rFonts w:ascii="Times New Roman Regular" w:hAnsi="Times New Roman Regular" w:cs="Times New Roman Regular"/>
        </w:rPr>
        <w:t>We then link network degradation to population exposure and healthcare access. For each populated grid cell, we estimate travel time to the nearest healthcare facility under normal and extreme-weather conditions, and summarize the resulting accessibility loss using population-weighted travel-time increases, fixed travel-time coverage thresholds and within-country distributional gaps. This step separates mean accessibility loss from inequality in loss, allowing us to identify whether climate shocks disproportionately affect already isolated populations.</w:t>
      </w:r>
    </w:p>
    <w:p w14:paraId="5A3B5FEB">
      <w:pPr>
        <w:snapToGrid w:val="0"/>
        <w:jc w:val="both"/>
        <w:rPr>
          <w:rFonts w:hint="eastAsia" w:eastAsiaTheme="minorEastAsia"/>
          <w:i w:val="0"/>
          <w:iCs w:val="0"/>
          <w:color w:val="000000"/>
          <w:lang w:eastAsia="zh-CN"/>
        </w:rPr>
      </w:pPr>
      <w:r>
        <w:rPr>
          <w:rFonts w:ascii="Times New Roman Regular" w:hAnsi="Times New Roman Regular" w:cs="Times New Roman Regular"/>
        </w:rPr>
        <w:t>Finally, we identify adaptation bottlenecks by combining two complementary road-segment attributes: climate vulnerability, which captures the magnitude of weather-induced degradation, and network importance, which captures the contribution of a segment to system-wide accessibility. Comparing these attributes under present and future climate conditions allows us to assess whether critical bottlenecks are spatially stable, and whether targeted paving can recover network function more efficiently than vulnerability-only or random strategies.</w:t>
      </w:r>
      <w:bookmarkStart w:id="8" w:name="_126"/>
    </w:p>
    <w:p w14:paraId="463A4A33">
      <w:pPr>
        <w:rPr>
          <w:rFonts w:hint="eastAsia" w:eastAsiaTheme="minorEastAsia"/>
          <w:i w:val="0"/>
          <w:iCs w:val="0"/>
          <w:color w:val="000000"/>
          <w:lang w:eastAsia="zh-CN"/>
        </w:rPr>
      </w:pPr>
      <w:r>
        <mc:AlternateContent>
          <mc:Choice Requires="wps">
            <w:drawing>
              <wp:inline distT="0" distB="0" distL="114300" distR="114300">
                <wp:extent cx="5274310" cy="4435475"/>
                <wp:effectExtent l="0" t="0" r="8890" b="9525"/>
                <wp:docPr id="13" name="文本框 13"/>
                <wp:cNvGraphicFramePr/>
                <a:graphic xmlns:a="http://schemas.openxmlformats.org/drawingml/2006/main">
                  <a:graphicData uri="http://schemas.microsoft.com/office/word/2010/wordprocessingShape">
                    <wps:wsp>
                      <wps:cNvSpPr txBox="1"/>
                      <wps:spPr>
                        <a:xfrm>
                          <a:off x="0" y="0"/>
                          <a:ext cx="5274310" cy="44354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E6A008">
                            <w:pPr>
                              <w:jc w:val="center"/>
                              <w:rPr>
                                <w:rFonts w:hint="eastAsia" w:eastAsiaTheme="minorEastAsia"/>
                                <w:lang w:eastAsia="zh-CN"/>
                              </w:rPr>
                            </w:pPr>
                            <w:r>
                              <w:rPr>
                                <w:rFonts w:hint="eastAsia" w:eastAsiaTheme="minorEastAsia"/>
                                <w:lang w:eastAsia="zh-CN"/>
                              </w:rPr>
                              <w:drawing>
                                <wp:inline distT="0" distB="0" distL="114300" distR="114300">
                                  <wp:extent cx="4908550" cy="3526790"/>
                                  <wp:effectExtent l="0" t="0" r="19050" b="3810"/>
                                  <wp:docPr id="2" name="图片 2"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22"/>
                                          <pic:cNvPicPr>
                                            <a:picLocks noChangeAspect="1"/>
                                          </pic:cNvPicPr>
                                        </pic:nvPicPr>
                                        <pic:blipFill>
                                          <a:blip r:embed="rId6"/>
                                          <a:srcRect l="2599" t="2582" r="2749" b="1382"/>
                                          <a:stretch>
                                            <a:fillRect/>
                                          </a:stretch>
                                        </pic:blipFill>
                                        <pic:spPr>
                                          <a:xfrm>
                                            <a:off x="0" y="0"/>
                                            <a:ext cx="4908550" cy="3526790"/>
                                          </a:xfrm>
                                          <a:prstGeom prst="rect">
                                            <a:avLst/>
                                          </a:prstGeom>
                                        </pic:spPr>
                                      </pic:pic>
                                    </a:graphicData>
                                  </a:graphic>
                                </wp:inline>
                              </w:drawing>
                            </w:r>
                          </w:p>
                          <w:p w14:paraId="12876AD4">
                            <w:pPr>
                              <w:snapToGrid w:val="0"/>
                              <w:jc w:val="both"/>
                              <w:rPr>
                                <w:rFonts w:hint="default" w:eastAsia="微软雅黑"/>
                                <w:color w:val="000000"/>
                                <w:sz w:val="21"/>
                                <w:szCs w:val="21"/>
                                <w:lang w:val="en-US" w:bidi="ar"/>
                              </w:rPr>
                            </w:pPr>
                            <w:r>
                              <w:rPr>
                                <w:rFonts w:hint="default" w:ascii="Times New Roman Bold" w:hAnsi="Times New Roman Bold" w:eastAsia="微软雅黑" w:cs="Times New Roman Bold"/>
                                <w:b/>
                                <w:bCs/>
                                <w:color w:val="000000"/>
                                <w:sz w:val="21"/>
                                <w:szCs w:val="21"/>
                                <w:lang w:eastAsia="zh-CN" w:bidi="ar"/>
                              </w:rPr>
                              <w:t xml:space="preserve">Fig. 1 | Conceptual framework of </w:t>
                            </w:r>
                            <w:r>
                              <w:rPr>
                                <w:rFonts w:hint="eastAsia" w:ascii="Times New Roman Bold" w:hAnsi="Times New Roman Bold" w:eastAsia="微软雅黑" w:cs="Times New Roman Bold"/>
                                <w:b/>
                                <w:bCs/>
                                <w:color w:val="000000"/>
                                <w:sz w:val="21"/>
                                <w:szCs w:val="21"/>
                                <w:lang w:eastAsia="zh-CN" w:bidi="ar"/>
                              </w:rPr>
                              <w:t>compounding</w:t>
                            </w:r>
                            <w:r>
                              <w:rPr>
                                <w:rFonts w:hint="default" w:ascii="Times New Roman Bold" w:hAnsi="Times New Roman Bold" w:eastAsia="微软雅黑" w:cs="Times New Roman Bold"/>
                                <w:b/>
                                <w:bCs/>
                                <w:color w:val="000000"/>
                                <w:sz w:val="21"/>
                                <w:szCs w:val="21"/>
                                <w:lang w:eastAsia="zh-CN" w:bidi="ar"/>
                              </w:rPr>
                              <w:t xml:space="preserve"> climate isolation in African road networks.</w:t>
                            </w:r>
                            <w:r>
                              <w:rPr>
                                <w:rFonts w:hint="default" w:ascii="Times New Roman Bold" w:hAnsi="Times New Roman Bold" w:eastAsia="微软雅黑" w:cs="Times New Roman Bold"/>
                                <w:b/>
                                <w:bCs/>
                                <w:color w:val="000000"/>
                                <w:sz w:val="21"/>
                                <w:szCs w:val="21"/>
                                <w:lang w:val="en-US" w:eastAsia="zh-CN" w:bidi="ar"/>
                              </w:rPr>
                              <w:t xml:space="preserve"> </w:t>
                            </w:r>
                            <w:r>
                              <w:rPr>
                                <w:rFonts w:hint="eastAsia" w:eastAsia="微软雅黑"/>
                                <w:color w:val="000000"/>
                                <w:sz w:val="21"/>
                                <w:szCs w:val="21"/>
                                <w:lang w:eastAsia="zh-CN" w:bidi="ar"/>
                              </w:rPr>
                              <w:t xml:space="preserve"> Extreme weather degrades climate-sensitive unpaved roads over large areas, and these local disruptions propagate through network structure into amplified and unequal accessibility loss. The framework highlights three linked components: network amplification, unequal isolation from essential services, and strategic bottlenecks for targeted recovery</w:t>
                            </w:r>
                            <w:r>
                              <w:rPr>
                                <w:rFonts w:hint="default" w:eastAsia="微软雅黑"/>
                                <w:color w:val="000000"/>
                                <w:sz w:val="21"/>
                                <w:szCs w:val="21"/>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349.25pt;width:415.3pt;" fillcolor="#FFFFFF [3201]" filled="t" stroked="f" coordsize="21600,21600" o:gfxdata="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tpB8P0gAAAAUBAAAPAAAAAAAA&#10;AAEAIAAAACIAAABkcnMvZG93bnJldi54bWxQSwECFAAUAAAACACHTuJAfxIJSlECAACSBAAADgAA&#10;AAAAAAABACAAAAAhAQAAZHJzL2Uyb0RvYy54bWxQSwUGAAAAAAYABgBZAQAA5AUAAAAA&#10;">
                <v:fill on="t" focussize="0,0"/>
                <v:stroke on="f" weight="0.5pt"/>
                <v:imagedata o:title=""/>
                <o:lock v:ext="edit" aspectratio="f"/>
                <v:textbox>
                  <w:txbxContent>
                    <w:p w14:paraId="49E6A008">
                      <w:pPr>
                        <w:jc w:val="center"/>
                        <w:rPr>
                          <w:rFonts w:hint="eastAsia" w:eastAsiaTheme="minorEastAsia"/>
                          <w:lang w:eastAsia="zh-CN"/>
                        </w:rPr>
                      </w:pPr>
                      <w:r>
                        <w:rPr>
                          <w:rFonts w:hint="eastAsia" w:eastAsiaTheme="minorEastAsia"/>
                          <w:lang w:eastAsia="zh-CN"/>
                        </w:rPr>
                        <w:drawing>
                          <wp:inline distT="0" distB="0" distL="114300" distR="114300">
                            <wp:extent cx="4908550" cy="3526790"/>
                            <wp:effectExtent l="0" t="0" r="19050" b="3810"/>
                            <wp:docPr id="2" name="图片 2"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22"/>
                                    <pic:cNvPicPr>
                                      <a:picLocks noChangeAspect="1"/>
                                    </pic:cNvPicPr>
                                  </pic:nvPicPr>
                                  <pic:blipFill>
                                    <a:blip r:embed="rId6"/>
                                    <a:srcRect l="2599" t="2582" r="2749" b="1382"/>
                                    <a:stretch>
                                      <a:fillRect/>
                                    </a:stretch>
                                  </pic:blipFill>
                                  <pic:spPr>
                                    <a:xfrm>
                                      <a:off x="0" y="0"/>
                                      <a:ext cx="4908550" cy="3526790"/>
                                    </a:xfrm>
                                    <a:prstGeom prst="rect">
                                      <a:avLst/>
                                    </a:prstGeom>
                                  </pic:spPr>
                                </pic:pic>
                              </a:graphicData>
                            </a:graphic>
                          </wp:inline>
                        </w:drawing>
                      </w:r>
                    </w:p>
                    <w:p w14:paraId="12876AD4">
                      <w:pPr>
                        <w:snapToGrid w:val="0"/>
                        <w:jc w:val="both"/>
                        <w:rPr>
                          <w:rFonts w:hint="default" w:eastAsia="微软雅黑"/>
                          <w:color w:val="000000"/>
                          <w:sz w:val="21"/>
                          <w:szCs w:val="21"/>
                          <w:lang w:val="en-US" w:bidi="ar"/>
                        </w:rPr>
                      </w:pPr>
                      <w:r>
                        <w:rPr>
                          <w:rFonts w:hint="default" w:ascii="Times New Roman Bold" w:hAnsi="Times New Roman Bold" w:eastAsia="微软雅黑" w:cs="Times New Roman Bold"/>
                          <w:b/>
                          <w:bCs/>
                          <w:color w:val="000000"/>
                          <w:sz w:val="21"/>
                          <w:szCs w:val="21"/>
                          <w:lang w:eastAsia="zh-CN" w:bidi="ar"/>
                        </w:rPr>
                        <w:t xml:space="preserve">Fig. 1 | Conceptual framework of </w:t>
                      </w:r>
                      <w:r>
                        <w:rPr>
                          <w:rFonts w:hint="eastAsia" w:ascii="Times New Roman Bold" w:hAnsi="Times New Roman Bold" w:eastAsia="微软雅黑" w:cs="Times New Roman Bold"/>
                          <w:b/>
                          <w:bCs/>
                          <w:color w:val="000000"/>
                          <w:sz w:val="21"/>
                          <w:szCs w:val="21"/>
                          <w:lang w:eastAsia="zh-CN" w:bidi="ar"/>
                        </w:rPr>
                        <w:t>compounding</w:t>
                      </w:r>
                      <w:r>
                        <w:rPr>
                          <w:rFonts w:hint="default" w:ascii="Times New Roman Bold" w:hAnsi="Times New Roman Bold" w:eastAsia="微软雅黑" w:cs="Times New Roman Bold"/>
                          <w:b/>
                          <w:bCs/>
                          <w:color w:val="000000"/>
                          <w:sz w:val="21"/>
                          <w:szCs w:val="21"/>
                          <w:lang w:eastAsia="zh-CN" w:bidi="ar"/>
                        </w:rPr>
                        <w:t xml:space="preserve"> climate isolation in African road networks.</w:t>
                      </w:r>
                      <w:r>
                        <w:rPr>
                          <w:rFonts w:hint="default" w:ascii="Times New Roman Bold" w:hAnsi="Times New Roman Bold" w:eastAsia="微软雅黑" w:cs="Times New Roman Bold"/>
                          <w:b/>
                          <w:bCs/>
                          <w:color w:val="000000"/>
                          <w:sz w:val="21"/>
                          <w:szCs w:val="21"/>
                          <w:lang w:val="en-US" w:eastAsia="zh-CN" w:bidi="ar"/>
                        </w:rPr>
                        <w:t xml:space="preserve"> </w:t>
                      </w:r>
                      <w:r>
                        <w:rPr>
                          <w:rFonts w:hint="eastAsia" w:eastAsia="微软雅黑"/>
                          <w:color w:val="000000"/>
                          <w:sz w:val="21"/>
                          <w:szCs w:val="21"/>
                          <w:lang w:eastAsia="zh-CN" w:bidi="ar"/>
                        </w:rPr>
                        <w:t xml:space="preserve"> Extreme weather degrades climate-sensitive unpaved roads over large areas, and these local disruptions propagate through network structure into amplified and unequal accessibility loss. The framework highlights three linked components: network amplification, unequal isolation from essential services, and strategic bottlenecks for targeted recovery</w:t>
                      </w:r>
                      <w:r>
                        <w:rPr>
                          <w:rFonts w:hint="default" w:eastAsia="微软雅黑"/>
                          <w:color w:val="000000"/>
                          <w:sz w:val="21"/>
                          <w:szCs w:val="21"/>
                          <w:lang w:val="en-US" w:eastAsia="zh-CN" w:bidi="ar"/>
                        </w:rPr>
                        <w:t>.</w:t>
                      </w:r>
                    </w:p>
                  </w:txbxContent>
                </v:textbox>
                <w10:wrap type="none"/>
                <w10:anchorlock/>
              </v:shape>
            </w:pict>
          </mc:Fallback>
        </mc:AlternateContent>
      </w:r>
    </w:p>
    <w:p w14:paraId="5C836AD4">
      <w:pPr>
        <w:pStyle w:val="3"/>
        <w:keepNext w:val="0"/>
        <w:keepLines w:val="0"/>
        <w:pageBreakBefore w:val="0"/>
        <w:widowControl/>
        <w:kinsoku/>
        <w:wordWrap/>
        <w:overflowPunct/>
        <w:topLinePunct w:val="0"/>
        <w:autoSpaceDE/>
        <w:autoSpaceDN/>
        <w:bidi w:val="0"/>
        <w:adjustRightInd/>
        <w:snapToGrid/>
        <w:spacing w:before="120"/>
        <w:textAlignment w:val="auto"/>
        <w:rPr>
          <w:rFonts w:ascii="Times New Roman Bold" w:hAnsi="Times New Roman Bold" w:eastAsia="-webkit-standard" w:cs="Times New Roman Bold"/>
          <w:bCs w:val="0"/>
          <w:i w:val="0"/>
          <w:iCs w:val="0"/>
          <w:color w:val="000000"/>
          <w:lang w:bidi="ar"/>
        </w:rPr>
      </w:pPr>
      <w:r>
        <w:rPr>
          <w:i w:val="0"/>
          <w:iCs w:val="0"/>
          <w:color w:val="000000"/>
        </w:rPr>
        <w:t>Results</w:t>
      </w:r>
      <w:bookmarkEnd w:id="8"/>
    </w:p>
    <w:p w14:paraId="1FA10190">
      <w:pPr>
        <w:pStyle w:val="4"/>
        <w:keepNext w:val="0"/>
        <w:snapToGrid w:val="0"/>
        <w:spacing w:before="60"/>
        <w:jc w:val="both"/>
        <w:rPr>
          <w:rFonts w:ascii="Times New Roman Bold" w:hAnsi="Times New Roman Bold" w:eastAsia="-webkit-standard" w:cs="Times New Roman Bold"/>
          <w:bCs w:val="0"/>
          <w:color w:val="000000"/>
          <w:sz w:val="28"/>
          <w:szCs w:val="28"/>
          <w:lang w:bidi="ar"/>
        </w:rPr>
      </w:pPr>
      <w:r>
        <w:rPr>
          <w:rFonts w:hint="eastAsia" w:ascii="Times New Roman Bold" w:hAnsi="Times New Roman Bold" w:eastAsia="-webkit-standard" w:cs="Times New Roman Bold"/>
          <w:bCs w:val="0"/>
          <w:color w:val="000000"/>
          <w:sz w:val="28"/>
          <w:szCs w:val="28"/>
          <w:lang w:bidi="ar"/>
        </w:rPr>
        <w:t>Extreme weather generates network-scale climate isolation through nonlinear amplification</w:t>
      </w:r>
    </w:p>
    <w:p w14:paraId="601E7D1C">
      <w:pPr>
        <w:snapToGrid w:val="0"/>
        <w:jc w:val="both"/>
        <w:rPr>
          <w:rFonts w:hint="eastAsia" w:ascii="Times New Roman Regular" w:hAnsi="Times New Roman Regular" w:cs="Times New Roman Regular"/>
        </w:rPr>
      </w:pPr>
      <w:r>
        <w:rPr>
          <w:rFonts w:hint="eastAsia" w:ascii="Times New Roman Regular" w:hAnsi="Times New Roman Regular" w:cs="Times New Roman Regular"/>
        </w:rPr>
        <w:t>Extreme weather propagated through Africa</w:t>
      </w:r>
      <w:r>
        <w:rPr>
          <w:rFonts w:hint="default" w:ascii="Times New Roman Regular" w:hAnsi="Times New Roman Regular" w:cs="Times New Roman Regular"/>
          <w:lang w:val="en-US"/>
        </w:rPr>
        <w:t>’</w:t>
      </w:r>
      <w:r>
        <w:rPr>
          <w:rFonts w:hint="eastAsia" w:ascii="Times New Roman Regular" w:hAnsi="Times New Roman Regular" w:cs="Times New Roman Regular"/>
        </w:rPr>
        <w:t>s road network in a strongly nonlinear manner, generating network-scale climate isolation that far exceeded the magnitude of direct road-level degradation. This pattern was consistent across three nested spatial scales. At the continental scale, the mean speed reduction across road segments was only 9.9%, yet travel time across connected international city pairs increased by 36.3%, yielding an amplification factor of 3.67 (Fig. 2a). These cross-border penalties were highly uneven in space, concentrating along major inter-country corridors in West and Southern Africa. Routes linking landlocked countries to coastal economic centres were especially affected, indicating that degradation of climate-sensitive, often unpaved segments can cascade through network structure and push strategically important corridors towards functional isolation.</w:t>
      </w:r>
    </w:p>
    <w:p w14:paraId="3AB8B000">
      <w:pPr>
        <w:snapToGrid w:val="0"/>
        <w:spacing w:before="60" w:after="60"/>
        <w:jc w:val="both"/>
        <w:rPr>
          <w:rFonts w:hint="eastAsia"/>
        </w:rPr>
      </w:pPr>
      <w:r>
        <w:rPr>
          <w:rFonts w:hint="eastAsia"/>
        </w:rPr>
        <w:t>The amplification was even stronger within national road systems. Across connected within-country city pairs, mean travel time increased by 41.0% under extreme weather despite an average direct road-speed loss of only 9.2%, corresponding to an amplification factor of 4.47, the largest among the three scales examined (Fig. 2b</w:t>
      </w:r>
      <w:r>
        <w:rPr>
          <w:rFonts w:hint="eastAsia"/>
          <w:lang w:val="en-US" w:eastAsia="zh-CN"/>
        </w:rPr>
        <w:t>-</w:t>
      </w:r>
      <w:r>
        <w:rPr>
          <w:rFonts w:hint="eastAsia"/>
        </w:rPr>
        <w:t>d). This national-scale climate isolation was spatially heterogeneous: amplification ratios were especially high across parts of the Sahel, West Africa and Central Africa, and generally lower in parts of southern and coastal Africa (Fig. 2b). The distribution of within-country travel-time increases was strongly right-skewed: 27.1% of city pairs experienced increases exceeding 50%, and a smaller but still notable upper tail exceeded 100%, implying an effective doubling of travel time for some connections (Fig. 2c). Country-level aggregation reinforced this asymmetry. In every country, mean inter-city accessibility loss lay above the 1:1 road-loss reference, showing that moderate average reductions in road performance were systematically translated into disproportionately large penalties for national connectivity (Fig. 2d). Although countries with greater mean road loss tended to show larger travel-time increases, the broad dispersion around this trend indicates that the severity of isolation depended strongly on network configuration rather than direct degradation alone.</w:t>
      </w:r>
    </w:p>
    <w:p w14:paraId="3858D6F5">
      <w:pPr>
        <w:snapToGrid w:val="0"/>
        <w:spacing w:before="60" w:after="60"/>
        <w:jc w:val="both"/>
      </w:pPr>
      <w:r>
        <w:rPr>
          <w:rFonts w:hint="eastAsia"/>
        </w:rPr>
        <w:t>At the city-network scale, the same mechanism remained evident. A mean road-speed drop of 9.8% translated into a 38.5% loss of global network efficiency, equivalent to a 3.93-fold amplification (Fig. 2e, inset). Local accessibility-loss hotspots were concentrated in a broad belt spanning the Sahel, the Horn of Africa and parts of southern Africa, where dependence on vulnerable unpaved links is extensive (Fig. 2e). Percolation analysis revealed the structural basis of this effect. As road segments were progressively removed in decreasing order of climate stress, network loss remained above the 1:1 road-loss reference across nearly the entire removal trajectory, and the normalized amplification gap reached 93.4% (Fig. 2e, inset). The divergence was greatest at low to intermediate removal fractions, where disruption of a relatively small share of degraded segments was sufficient to sever links between otherwise intact subnetworks. Extreme weather therefore does not simply slow roads in proportion to local damage; it reorganizes connectivity through network dependence, producing continent-wide, national and city-scale climate isolation several times larger than the underlying direct shock.</w:t>
      </w:r>
    </w:p>
    <w:p w14:paraId="3F0F3504">
      <w:pPr>
        <w:snapToGrid w:val="0"/>
        <w:spacing w:before="60" w:after="60"/>
        <w:jc w:val="both"/>
      </w:pPr>
      <w:r>
        <mc:AlternateContent>
          <mc:Choice Requires="wps">
            <w:drawing>
              <wp:inline distT="0" distB="0" distL="114300" distR="114300">
                <wp:extent cx="5274310" cy="9060815"/>
                <wp:effectExtent l="0" t="0" r="8890" b="6985"/>
                <wp:docPr id="5" name="文本框 5"/>
                <wp:cNvGraphicFramePr/>
                <a:graphic xmlns:a="http://schemas.openxmlformats.org/drawingml/2006/main">
                  <a:graphicData uri="http://schemas.microsoft.com/office/word/2010/wordprocessingShape">
                    <wps:wsp>
                      <wps:cNvSpPr txBox="1"/>
                      <wps:spPr>
                        <a:xfrm>
                          <a:off x="0" y="0"/>
                          <a:ext cx="5274310" cy="90608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25B6B3">
                            <w:pPr>
                              <w:rPr>
                                <w:rFonts w:hint="default" w:eastAsiaTheme="minorEastAsia"/>
                                <w:lang w:val="en-US" w:eastAsia="zh-CN"/>
                              </w:rPr>
                            </w:pPr>
                            <w:r>
                              <w:rPr>
                                <w:rFonts w:hint="default" w:eastAsiaTheme="minorEastAsia"/>
                                <w:lang w:val="en-US" w:eastAsia="zh-CN"/>
                              </w:rPr>
                              <w:drawing>
                                <wp:inline distT="0" distB="0" distL="114300" distR="114300">
                                  <wp:extent cx="5176520" cy="6989445"/>
                                  <wp:effectExtent l="0" t="0" r="5080" b="20955"/>
                                  <wp:docPr id="21" name="图片 21"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22"/>
                                          <pic:cNvPicPr>
                                            <a:picLocks noChangeAspect="1"/>
                                          </pic:cNvPicPr>
                                        </pic:nvPicPr>
                                        <pic:blipFill>
                                          <a:blip r:embed="rId7"/>
                                          <a:srcRect l="2974" t="878" r="2924"/>
                                          <a:stretch>
                                            <a:fillRect/>
                                          </a:stretch>
                                        </pic:blipFill>
                                        <pic:spPr>
                                          <a:xfrm>
                                            <a:off x="0" y="0"/>
                                            <a:ext cx="5176520" cy="6989445"/>
                                          </a:xfrm>
                                          <a:prstGeom prst="rect">
                                            <a:avLst/>
                                          </a:prstGeom>
                                        </pic:spPr>
                                      </pic:pic>
                                    </a:graphicData>
                                  </a:graphic>
                                </wp:inline>
                              </w:drawing>
                            </w:r>
                          </w:p>
                          <w:p w14:paraId="39D7D2E9">
                            <w:pPr>
                              <w:snapToGrid w:val="0"/>
                              <w:jc w:val="both"/>
                              <w:rPr>
                                <w:rFonts w:eastAsia="微软雅黑"/>
                                <w:color w:val="000000"/>
                                <w:sz w:val="21"/>
                                <w:szCs w:val="21"/>
                                <w:lang w:bidi="ar"/>
                              </w:rPr>
                            </w:pPr>
                            <w:r>
                              <w:rPr>
                                <w:rFonts w:ascii="Times New Roman Bold" w:hAnsi="Times New Roman Bold" w:eastAsia="微软雅黑" w:cs="Times New Roman Bold"/>
                                <w:b/>
                                <w:bCs/>
                                <w:color w:val="000000"/>
                                <w:sz w:val="21"/>
                                <w:szCs w:val="21"/>
                                <w:lang w:bidi="ar"/>
                              </w:rPr>
                              <w:t xml:space="preserve">Fig. </w:t>
                            </w:r>
                            <w:r>
                              <w:rPr>
                                <w:rFonts w:hint="eastAsia" w:ascii="Times New Roman Bold" w:hAnsi="Times New Roman Bold" w:eastAsia="微软雅黑" w:cs="Times New Roman Bold"/>
                                <w:b/>
                                <w:bCs/>
                                <w:color w:val="000000"/>
                                <w:sz w:val="21"/>
                                <w:szCs w:val="21"/>
                                <w:lang w:bidi="ar"/>
                              </w:rPr>
                              <w:t>2</w:t>
                            </w:r>
                            <w:r>
                              <w:rPr>
                                <w:rFonts w:ascii="Times New Roman Bold" w:hAnsi="Times New Roman Bold" w:eastAsia="微软雅黑" w:cs="Times New Roman Bold"/>
                                <w:b/>
                                <w:bCs/>
                                <w:color w:val="000000"/>
                                <w:sz w:val="21"/>
                                <w:szCs w:val="21"/>
                                <w:lang w:bidi="ar"/>
                              </w:rPr>
                              <w:t xml:space="preserve"> | </w:t>
                            </w:r>
                            <w:r>
                              <w:rPr>
                                <w:rFonts w:hint="eastAsia" w:ascii="Times New Roman Bold" w:hAnsi="Times New Roman Bold" w:eastAsia="微软雅黑" w:cs="Times New Roman Bold"/>
                                <w:b/>
                                <w:bCs/>
                                <w:color w:val="000000"/>
                                <w:sz w:val="21"/>
                                <w:szCs w:val="21"/>
                                <w:lang w:bidi="ar"/>
                              </w:rPr>
                              <w:t xml:space="preserve">Extreme weather generates network-scale climate isolation through nonlinear amplification. </w:t>
                            </w:r>
                            <w:r>
                              <w:rPr>
                                <w:rFonts w:hint="default" w:ascii="Times New Roman Bold" w:hAnsi="Times New Roman Bold" w:eastAsia="微软雅黑" w:cs="Times New Roman Bold"/>
                                <w:b/>
                                <w:bCs/>
                                <w:color w:val="000000"/>
                                <w:sz w:val="21"/>
                                <w:szCs w:val="21"/>
                                <w:lang w:bidi="ar"/>
                              </w:rPr>
                              <w:t xml:space="preserve">a, </w:t>
                            </w:r>
                            <w:r>
                              <w:rPr>
                                <w:rFonts w:hint="default" w:ascii="Times New Roman" w:hAnsi="Times New Roman" w:eastAsia="微软雅黑" w:cs="Times New Roman"/>
                                <w:b w:val="0"/>
                                <w:bCs w:val="0"/>
                                <w:color w:val="000000"/>
                                <w:sz w:val="21"/>
                                <w:szCs w:val="21"/>
                                <w:lang w:bidi="ar"/>
                              </w:rPr>
                              <w:t>Cross-country travel-time increase for connected international city pairs under extreme weather.</w:t>
                            </w:r>
                            <w:r>
                              <w:rPr>
                                <w:rFonts w:hint="eastAsia" w:eastAsia="微软雅黑" w:cs="Times New Roman"/>
                                <w:b w:val="0"/>
                                <w:bCs w:val="0"/>
                                <w:color w:val="000000"/>
                                <w:sz w:val="21"/>
                                <w:szCs w:val="21"/>
                                <w:lang w:val="en-US" w:eastAsia="zh-CN" w:bidi="ar"/>
                              </w:rPr>
                              <w:t xml:space="preserve"> </w:t>
                            </w:r>
                            <w:r>
                              <w:rPr>
                                <w:rFonts w:hint="default" w:ascii="Times New Roman Bold" w:hAnsi="Times New Roman Bold" w:eastAsia="微软雅黑" w:cs="Times New Roman Bold"/>
                                <w:b/>
                                <w:bCs/>
                                <w:color w:val="000000"/>
                                <w:sz w:val="21"/>
                                <w:szCs w:val="21"/>
                                <w:lang w:bidi="ar"/>
                              </w:rPr>
                              <w:t xml:space="preserve">b, </w:t>
                            </w:r>
                            <w:r>
                              <w:rPr>
                                <w:rFonts w:hint="default" w:ascii="Times New Roman" w:hAnsi="Times New Roman" w:eastAsia="微软雅黑" w:cs="Times New Roman"/>
                                <w:b w:val="0"/>
                                <w:bCs w:val="0"/>
                                <w:color w:val="000000"/>
                                <w:sz w:val="21"/>
                                <w:szCs w:val="21"/>
                                <w:lang w:bidi="ar"/>
                              </w:rPr>
                              <w:t>Country-level amplification ratio between within-country accessibility loss and mean national road loss.</w:t>
                            </w:r>
                            <w:r>
                              <w:rPr>
                                <w:rFonts w:hint="eastAsia" w:eastAsia="微软雅黑" w:cs="Times New Roman"/>
                                <w:b w:val="0"/>
                                <w:bCs w:val="0"/>
                                <w:color w:val="000000"/>
                                <w:sz w:val="21"/>
                                <w:szCs w:val="21"/>
                                <w:lang w:val="en-US" w:eastAsia="zh-CN" w:bidi="ar"/>
                              </w:rPr>
                              <w:t xml:space="preserve"> </w:t>
                            </w:r>
                            <w:r>
                              <w:rPr>
                                <w:rFonts w:hint="default" w:ascii="Times New Roman Bold" w:hAnsi="Times New Roman Bold" w:eastAsia="微软雅黑" w:cs="Times New Roman Bold"/>
                                <w:b/>
                                <w:bCs/>
                                <w:color w:val="000000"/>
                                <w:sz w:val="21"/>
                                <w:szCs w:val="21"/>
                                <w:lang w:bidi="ar"/>
                              </w:rPr>
                              <w:t xml:space="preserve">c, </w:t>
                            </w:r>
                            <w:r>
                              <w:rPr>
                                <w:rFonts w:hint="default" w:ascii="Times New Roman" w:hAnsi="Times New Roman" w:eastAsia="微软雅黑" w:cs="Times New Roman"/>
                                <w:b w:val="0"/>
                                <w:bCs w:val="0"/>
                                <w:color w:val="000000"/>
                                <w:sz w:val="21"/>
                                <w:szCs w:val="21"/>
                                <w:lang w:bidi="ar"/>
                              </w:rPr>
                              <w:t>Cumulative distribution of within-country city-pair travel-time increases; 27.1% of pairs exceed a 50% increase, indicating severe functional isolation for a substantial share of connections.</w:t>
                            </w:r>
                            <w:r>
                              <w:rPr>
                                <w:rFonts w:hint="eastAsia" w:eastAsia="微软雅黑" w:cs="Times New Roman"/>
                                <w:b w:val="0"/>
                                <w:bCs w:val="0"/>
                                <w:color w:val="000000"/>
                                <w:sz w:val="21"/>
                                <w:szCs w:val="21"/>
                                <w:lang w:val="en-US" w:eastAsia="zh-CN" w:bidi="ar"/>
                              </w:rPr>
                              <w:t xml:space="preserve"> </w:t>
                            </w:r>
                            <w:r>
                              <w:rPr>
                                <w:rFonts w:hint="default" w:ascii="Times New Roman Bold" w:hAnsi="Times New Roman Bold" w:eastAsia="微软雅黑" w:cs="Times New Roman Bold"/>
                                <w:b/>
                                <w:bCs/>
                                <w:color w:val="000000"/>
                                <w:sz w:val="21"/>
                                <w:szCs w:val="21"/>
                                <w:lang w:bidi="ar"/>
                              </w:rPr>
                              <w:t xml:space="preserve">d, </w:t>
                            </w:r>
                            <w:r>
                              <w:rPr>
                                <w:rFonts w:hint="default" w:ascii="Times New Roman" w:hAnsi="Times New Roman" w:eastAsia="微软雅黑" w:cs="Times New Roman"/>
                                <w:b w:val="0"/>
                                <w:bCs w:val="0"/>
                                <w:color w:val="000000"/>
                                <w:sz w:val="21"/>
                                <w:szCs w:val="21"/>
                                <w:lang w:bidi="ar"/>
                              </w:rPr>
                              <w:t>Within-country travel-time increase versus mean national road loss for individual city pairs (blue) and country means (red); dashed line, 1:1 reference.</w:t>
                            </w:r>
                            <w:r>
                              <w:rPr>
                                <w:rFonts w:hint="eastAsia" w:eastAsia="微软雅黑" w:cs="Times New Roman"/>
                                <w:b w:val="0"/>
                                <w:bCs w:val="0"/>
                                <w:color w:val="000000"/>
                                <w:sz w:val="21"/>
                                <w:szCs w:val="21"/>
                                <w:lang w:val="en-US" w:eastAsia="zh-CN" w:bidi="ar"/>
                              </w:rPr>
                              <w:t xml:space="preserve"> </w:t>
                            </w:r>
                            <w:r>
                              <w:rPr>
                                <w:rFonts w:hint="default" w:ascii="Times New Roman Bold" w:hAnsi="Times New Roman Bold" w:eastAsia="微软雅黑" w:cs="Times New Roman Bold"/>
                                <w:b/>
                                <w:bCs/>
                                <w:color w:val="000000"/>
                                <w:sz w:val="21"/>
                                <w:szCs w:val="21"/>
                                <w:lang w:bidi="ar"/>
                              </w:rPr>
                              <w:t xml:space="preserve">e, </w:t>
                            </w:r>
                            <w:r>
                              <w:rPr>
                                <w:rFonts w:hint="default" w:ascii="Times New Roman" w:hAnsi="Times New Roman" w:eastAsia="微软雅黑" w:cs="Times New Roman"/>
                                <w:b w:val="0"/>
                                <w:bCs w:val="0"/>
                                <w:color w:val="000000"/>
                                <w:sz w:val="21"/>
                                <w:szCs w:val="21"/>
                                <w:lang w:bidi="ar"/>
                              </w:rPr>
                              <w:t>Spatial distribution of accessibility loss rate linked to unpaved-road exposure across Africa, with marginal profiles along latitude and longitude. Inset, network loss versus road loss under progressive removal of climate-degraded segments, showing the nonlinear amplification through which local degradation is converted into broader climate</w:t>
                            </w:r>
                            <w:r>
                              <w:rPr>
                                <w:rFonts w:hint="default" w:ascii="Times New Roman Bold" w:hAnsi="Times New Roman Bold" w:eastAsia="微软雅黑" w:cs="Times New Roman Bold"/>
                                <w:b w:val="0"/>
                                <w:bCs w:val="0"/>
                                <w:color w:val="000000"/>
                                <w:sz w:val="21"/>
                                <w:szCs w:val="21"/>
                                <w:lang w:bidi="ar"/>
                              </w:rPr>
                              <w:t xml:space="preserve"> </w:t>
                            </w:r>
                            <w:r>
                              <w:rPr>
                                <w:rFonts w:hint="default" w:ascii="Times New Roman" w:hAnsi="Times New Roman" w:eastAsia="微软雅黑" w:cs="Times New Roman"/>
                                <w:b w:val="0"/>
                                <w:bCs w:val="0"/>
                                <w:color w:val="000000"/>
                                <w:sz w:val="21"/>
                                <w:szCs w:val="21"/>
                                <w:lang w:bidi="ar"/>
                              </w:rPr>
                              <w:t>isolation.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13.45pt;width:415.3pt;" fillcolor="#FFFFFF [3201]" filled="t" stroked="f" coordsize="21600,21600" o:gfxdata="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AaOYhNIAAAAGAQAADwAAAAAA&#10;AAABACAAAAAiAAAAZHJzL2Rvd25yZXYueG1sUEsBAhQAFAAAAAgAh07iQL6kHUtSAgAAkAQAAA4A&#10;AAAAAAAAAQAgAAAAIQEAAGRycy9lMm9Eb2MueG1sUEsFBgAAAAAGAAYAWQEAAOUFAAAAAA==&#10;">
                <v:fill on="t" focussize="0,0"/>
                <v:stroke on="f" weight="0.5pt"/>
                <v:imagedata o:title=""/>
                <o:lock v:ext="edit" aspectratio="f"/>
                <v:textbox>
                  <w:txbxContent>
                    <w:p w14:paraId="0125B6B3">
                      <w:pPr>
                        <w:rPr>
                          <w:rFonts w:hint="default" w:eastAsiaTheme="minorEastAsia"/>
                          <w:lang w:val="en-US" w:eastAsia="zh-CN"/>
                        </w:rPr>
                      </w:pPr>
                      <w:r>
                        <w:rPr>
                          <w:rFonts w:hint="default" w:eastAsiaTheme="minorEastAsia"/>
                          <w:lang w:val="en-US" w:eastAsia="zh-CN"/>
                        </w:rPr>
                        <w:drawing>
                          <wp:inline distT="0" distB="0" distL="114300" distR="114300">
                            <wp:extent cx="5176520" cy="6989445"/>
                            <wp:effectExtent l="0" t="0" r="5080" b="20955"/>
                            <wp:docPr id="21" name="图片 21" descr="图片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22"/>
                                    <pic:cNvPicPr>
                                      <a:picLocks noChangeAspect="1"/>
                                    </pic:cNvPicPr>
                                  </pic:nvPicPr>
                                  <pic:blipFill>
                                    <a:blip r:embed="rId7"/>
                                    <a:srcRect l="2974" t="878" r="2924"/>
                                    <a:stretch>
                                      <a:fillRect/>
                                    </a:stretch>
                                  </pic:blipFill>
                                  <pic:spPr>
                                    <a:xfrm>
                                      <a:off x="0" y="0"/>
                                      <a:ext cx="5176520" cy="6989445"/>
                                    </a:xfrm>
                                    <a:prstGeom prst="rect">
                                      <a:avLst/>
                                    </a:prstGeom>
                                  </pic:spPr>
                                </pic:pic>
                              </a:graphicData>
                            </a:graphic>
                          </wp:inline>
                        </w:drawing>
                      </w:r>
                    </w:p>
                    <w:p w14:paraId="39D7D2E9">
                      <w:pPr>
                        <w:snapToGrid w:val="0"/>
                        <w:jc w:val="both"/>
                        <w:rPr>
                          <w:rFonts w:eastAsia="微软雅黑"/>
                          <w:color w:val="000000"/>
                          <w:sz w:val="21"/>
                          <w:szCs w:val="21"/>
                          <w:lang w:bidi="ar"/>
                        </w:rPr>
                      </w:pPr>
                      <w:r>
                        <w:rPr>
                          <w:rFonts w:ascii="Times New Roman Bold" w:hAnsi="Times New Roman Bold" w:eastAsia="微软雅黑" w:cs="Times New Roman Bold"/>
                          <w:b/>
                          <w:bCs/>
                          <w:color w:val="000000"/>
                          <w:sz w:val="21"/>
                          <w:szCs w:val="21"/>
                          <w:lang w:bidi="ar"/>
                        </w:rPr>
                        <w:t xml:space="preserve">Fig. </w:t>
                      </w:r>
                      <w:r>
                        <w:rPr>
                          <w:rFonts w:hint="eastAsia" w:ascii="Times New Roman Bold" w:hAnsi="Times New Roman Bold" w:eastAsia="微软雅黑" w:cs="Times New Roman Bold"/>
                          <w:b/>
                          <w:bCs/>
                          <w:color w:val="000000"/>
                          <w:sz w:val="21"/>
                          <w:szCs w:val="21"/>
                          <w:lang w:bidi="ar"/>
                        </w:rPr>
                        <w:t>2</w:t>
                      </w:r>
                      <w:r>
                        <w:rPr>
                          <w:rFonts w:ascii="Times New Roman Bold" w:hAnsi="Times New Roman Bold" w:eastAsia="微软雅黑" w:cs="Times New Roman Bold"/>
                          <w:b/>
                          <w:bCs/>
                          <w:color w:val="000000"/>
                          <w:sz w:val="21"/>
                          <w:szCs w:val="21"/>
                          <w:lang w:bidi="ar"/>
                        </w:rPr>
                        <w:t xml:space="preserve"> | </w:t>
                      </w:r>
                      <w:r>
                        <w:rPr>
                          <w:rFonts w:hint="eastAsia" w:ascii="Times New Roman Bold" w:hAnsi="Times New Roman Bold" w:eastAsia="微软雅黑" w:cs="Times New Roman Bold"/>
                          <w:b/>
                          <w:bCs/>
                          <w:color w:val="000000"/>
                          <w:sz w:val="21"/>
                          <w:szCs w:val="21"/>
                          <w:lang w:bidi="ar"/>
                        </w:rPr>
                        <w:t xml:space="preserve">Extreme weather generates network-scale climate isolation through nonlinear amplification. </w:t>
                      </w:r>
                      <w:r>
                        <w:rPr>
                          <w:rFonts w:hint="default" w:ascii="Times New Roman Bold" w:hAnsi="Times New Roman Bold" w:eastAsia="微软雅黑" w:cs="Times New Roman Bold"/>
                          <w:b/>
                          <w:bCs/>
                          <w:color w:val="000000"/>
                          <w:sz w:val="21"/>
                          <w:szCs w:val="21"/>
                          <w:lang w:bidi="ar"/>
                        </w:rPr>
                        <w:t xml:space="preserve">a, </w:t>
                      </w:r>
                      <w:r>
                        <w:rPr>
                          <w:rFonts w:hint="default" w:ascii="Times New Roman" w:hAnsi="Times New Roman" w:eastAsia="微软雅黑" w:cs="Times New Roman"/>
                          <w:b w:val="0"/>
                          <w:bCs w:val="0"/>
                          <w:color w:val="000000"/>
                          <w:sz w:val="21"/>
                          <w:szCs w:val="21"/>
                          <w:lang w:bidi="ar"/>
                        </w:rPr>
                        <w:t>Cross-country travel-time increase for connected international city pairs under extreme weather.</w:t>
                      </w:r>
                      <w:r>
                        <w:rPr>
                          <w:rFonts w:hint="eastAsia" w:eastAsia="微软雅黑" w:cs="Times New Roman"/>
                          <w:b w:val="0"/>
                          <w:bCs w:val="0"/>
                          <w:color w:val="000000"/>
                          <w:sz w:val="21"/>
                          <w:szCs w:val="21"/>
                          <w:lang w:val="en-US" w:eastAsia="zh-CN" w:bidi="ar"/>
                        </w:rPr>
                        <w:t xml:space="preserve"> </w:t>
                      </w:r>
                      <w:r>
                        <w:rPr>
                          <w:rFonts w:hint="default" w:ascii="Times New Roman Bold" w:hAnsi="Times New Roman Bold" w:eastAsia="微软雅黑" w:cs="Times New Roman Bold"/>
                          <w:b/>
                          <w:bCs/>
                          <w:color w:val="000000"/>
                          <w:sz w:val="21"/>
                          <w:szCs w:val="21"/>
                          <w:lang w:bidi="ar"/>
                        </w:rPr>
                        <w:t xml:space="preserve">b, </w:t>
                      </w:r>
                      <w:r>
                        <w:rPr>
                          <w:rFonts w:hint="default" w:ascii="Times New Roman" w:hAnsi="Times New Roman" w:eastAsia="微软雅黑" w:cs="Times New Roman"/>
                          <w:b w:val="0"/>
                          <w:bCs w:val="0"/>
                          <w:color w:val="000000"/>
                          <w:sz w:val="21"/>
                          <w:szCs w:val="21"/>
                          <w:lang w:bidi="ar"/>
                        </w:rPr>
                        <w:t>Country-level amplification ratio between within-country accessibility loss and mean national road loss.</w:t>
                      </w:r>
                      <w:r>
                        <w:rPr>
                          <w:rFonts w:hint="eastAsia" w:eastAsia="微软雅黑" w:cs="Times New Roman"/>
                          <w:b w:val="0"/>
                          <w:bCs w:val="0"/>
                          <w:color w:val="000000"/>
                          <w:sz w:val="21"/>
                          <w:szCs w:val="21"/>
                          <w:lang w:val="en-US" w:eastAsia="zh-CN" w:bidi="ar"/>
                        </w:rPr>
                        <w:t xml:space="preserve"> </w:t>
                      </w:r>
                      <w:r>
                        <w:rPr>
                          <w:rFonts w:hint="default" w:ascii="Times New Roman Bold" w:hAnsi="Times New Roman Bold" w:eastAsia="微软雅黑" w:cs="Times New Roman Bold"/>
                          <w:b/>
                          <w:bCs/>
                          <w:color w:val="000000"/>
                          <w:sz w:val="21"/>
                          <w:szCs w:val="21"/>
                          <w:lang w:bidi="ar"/>
                        </w:rPr>
                        <w:t xml:space="preserve">c, </w:t>
                      </w:r>
                      <w:r>
                        <w:rPr>
                          <w:rFonts w:hint="default" w:ascii="Times New Roman" w:hAnsi="Times New Roman" w:eastAsia="微软雅黑" w:cs="Times New Roman"/>
                          <w:b w:val="0"/>
                          <w:bCs w:val="0"/>
                          <w:color w:val="000000"/>
                          <w:sz w:val="21"/>
                          <w:szCs w:val="21"/>
                          <w:lang w:bidi="ar"/>
                        </w:rPr>
                        <w:t>Cumulative distribution of within-country city-pair travel-time increases; 27.1% of pairs exceed a 50% increase, indicating severe functional isolation for a substantial share of connections.</w:t>
                      </w:r>
                      <w:r>
                        <w:rPr>
                          <w:rFonts w:hint="eastAsia" w:eastAsia="微软雅黑" w:cs="Times New Roman"/>
                          <w:b w:val="0"/>
                          <w:bCs w:val="0"/>
                          <w:color w:val="000000"/>
                          <w:sz w:val="21"/>
                          <w:szCs w:val="21"/>
                          <w:lang w:val="en-US" w:eastAsia="zh-CN" w:bidi="ar"/>
                        </w:rPr>
                        <w:t xml:space="preserve"> </w:t>
                      </w:r>
                      <w:r>
                        <w:rPr>
                          <w:rFonts w:hint="default" w:ascii="Times New Roman Bold" w:hAnsi="Times New Roman Bold" w:eastAsia="微软雅黑" w:cs="Times New Roman Bold"/>
                          <w:b/>
                          <w:bCs/>
                          <w:color w:val="000000"/>
                          <w:sz w:val="21"/>
                          <w:szCs w:val="21"/>
                          <w:lang w:bidi="ar"/>
                        </w:rPr>
                        <w:t xml:space="preserve">d, </w:t>
                      </w:r>
                      <w:r>
                        <w:rPr>
                          <w:rFonts w:hint="default" w:ascii="Times New Roman" w:hAnsi="Times New Roman" w:eastAsia="微软雅黑" w:cs="Times New Roman"/>
                          <w:b w:val="0"/>
                          <w:bCs w:val="0"/>
                          <w:color w:val="000000"/>
                          <w:sz w:val="21"/>
                          <w:szCs w:val="21"/>
                          <w:lang w:bidi="ar"/>
                        </w:rPr>
                        <w:t>Within-country travel-time increase versus mean national road loss for individual city pairs (blue) and country means (red); dashed line, 1:1 reference.</w:t>
                      </w:r>
                      <w:r>
                        <w:rPr>
                          <w:rFonts w:hint="eastAsia" w:eastAsia="微软雅黑" w:cs="Times New Roman"/>
                          <w:b w:val="0"/>
                          <w:bCs w:val="0"/>
                          <w:color w:val="000000"/>
                          <w:sz w:val="21"/>
                          <w:szCs w:val="21"/>
                          <w:lang w:val="en-US" w:eastAsia="zh-CN" w:bidi="ar"/>
                        </w:rPr>
                        <w:t xml:space="preserve"> </w:t>
                      </w:r>
                      <w:r>
                        <w:rPr>
                          <w:rFonts w:hint="default" w:ascii="Times New Roman Bold" w:hAnsi="Times New Roman Bold" w:eastAsia="微软雅黑" w:cs="Times New Roman Bold"/>
                          <w:b/>
                          <w:bCs/>
                          <w:color w:val="000000"/>
                          <w:sz w:val="21"/>
                          <w:szCs w:val="21"/>
                          <w:lang w:bidi="ar"/>
                        </w:rPr>
                        <w:t xml:space="preserve">e, </w:t>
                      </w:r>
                      <w:r>
                        <w:rPr>
                          <w:rFonts w:hint="default" w:ascii="Times New Roman" w:hAnsi="Times New Roman" w:eastAsia="微软雅黑" w:cs="Times New Roman"/>
                          <w:b w:val="0"/>
                          <w:bCs w:val="0"/>
                          <w:color w:val="000000"/>
                          <w:sz w:val="21"/>
                          <w:szCs w:val="21"/>
                          <w:lang w:bidi="ar"/>
                        </w:rPr>
                        <w:t>Spatial distribution of accessibility loss rate linked to unpaved-road exposure across Africa, with marginal profiles along latitude and longitude. Inset, network loss versus road loss under progressive removal of climate-degraded segments, showing the nonlinear amplification through which local degradation is converted into broader climate</w:t>
                      </w:r>
                      <w:r>
                        <w:rPr>
                          <w:rFonts w:hint="default" w:ascii="Times New Roman Bold" w:hAnsi="Times New Roman Bold" w:eastAsia="微软雅黑" w:cs="Times New Roman Bold"/>
                          <w:b w:val="0"/>
                          <w:bCs w:val="0"/>
                          <w:color w:val="000000"/>
                          <w:sz w:val="21"/>
                          <w:szCs w:val="21"/>
                          <w:lang w:bidi="ar"/>
                        </w:rPr>
                        <w:t xml:space="preserve"> </w:t>
                      </w:r>
                      <w:r>
                        <w:rPr>
                          <w:rFonts w:hint="default" w:ascii="Times New Roman" w:hAnsi="Times New Roman" w:eastAsia="微软雅黑" w:cs="Times New Roman"/>
                          <w:b w:val="0"/>
                          <w:bCs w:val="0"/>
                          <w:color w:val="000000"/>
                          <w:sz w:val="21"/>
                          <w:szCs w:val="21"/>
                          <w:lang w:bidi="ar"/>
                        </w:rPr>
                        <w:t>isolation.</w:t>
                      </w:r>
                    </w:p>
                  </w:txbxContent>
                </v:textbox>
                <w10:wrap type="none"/>
                <w10:anchorlock/>
              </v:shape>
            </w:pict>
          </mc:Fallback>
        </mc:AlternateContent>
      </w:r>
    </w:p>
    <w:bookmarkEnd w:id="7"/>
    <w:p w14:paraId="5FCDDBB6">
      <w:pPr>
        <w:snapToGrid w:val="0"/>
        <w:spacing w:before="60" w:after="60"/>
        <w:jc w:val="both"/>
        <w:rPr>
          <w:rFonts w:ascii="Times New Roman Bold" w:hAnsi="Times New Roman Bold" w:eastAsia="-webkit-standard" w:cs="Times New Roman Bold"/>
          <w:b/>
          <w:color w:val="000000"/>
          <w:sz w:val="28"/>
          <w:szCs w:val="28"/>
          <w:lang w:bidi="ar"/>
        </w:rPr>
      </w:pPr>
      <w:bookmarkStart w:id="9" w:name="_____46"/>
      <w:bookmarkEnd w:id="9"/>
      <w:bookmarkStart w:id="10" w:name="_____44"/>
      <w:bookmarkEnd w:id="10"/>
      <w:r>
        <w:rPr>
          <w:rFonts w:hint="eastAsia" w:ascii="Times New Roman Bold" w:hAnsi="Times New Roman Bold" w:eastAsia="-webkit-standard" w:cs="Times New Roman Bold"/>
          <w:b/>
          <w:color w:val="000000"/>
          <w:sz w:val="28"/>
          <w:szCs w:val="28"/>
          <w:lang w:bidi="ar"/>
        </w:rPr>
        <w:t>Climate isolation disproportionately falls on already vulnerable populations</w:t>
      </w:r>
    </w:p>
    <w:p w14:paraId="56D38129">
      <w:pPr>
        <w:keepNext w:val="0"/>
        <w:keepLines w:val="0"/>
        <w:pageBreakBefore w:val="0"/>
        <w:widowControl/>
        <w:kinsoku/>
        <w:wordWrap/>
        <w:overflowPunct/>
        <w:topLinePunct w:val="0"/>
        <w:autoSpaceDE/>
        <w:autoSpaceDN/>
        <w:bidi w:val="0"/>
        <w:adjustRightInd/>
        <w:snapToGrid w:val="0"/>
        <w:jc w:val="both"/>
        <w:textAlignment w:val="auto"/>
        <w:rPr>
          <w:rFonts w:hint="eastAsia"/>
        </w:rPr>
      </w:pPr>
      <w:r>
        <w:rPr>
          <w:rFonts w:hint="eastAsia"/>
        </w:rPr>
        <w:t>Network amplification of climate shocks did not affect all populations equally. We assessed its distributional consequences by disaggregating increases in travel time to the nearest healthcare facility by baseline accessibility. Extreme-weather impacts were systematically concentrated among populations already facing poor access: in 47 of 49 countries, the upper tail of the within-country travel-time increase distribution exceeded the median, while only two countries showed no measurable tail gap (Fig. 3a). Across countries, the mean and median tail-gap ratios were 3.6 and 3.38, indicating that the worst-affected populations typically experienced about 3.4</w:t>
      </w:r>
      <w:r>
        <w:rPr>
          <w:rFonts w:hint="eastAsia"/>
          <w:lang w:val="en-US" w:eastAsia="zh-CN"/>
        </w:rPr>
        <w:t>-</w:t>
      </w:r>
      <w:r>
        <w:rPr>
          <w:rFonts w:hint="eastAsia"/>
        </w:rPr>
        <w:t>3.6 times the travel-time increase of the median group.</w:t>
      </w:r>
    </w:p>
    <w:p w14:paraId="51A63241">
      <w:pPr>
        <w:keepNext w:val="0"/>
        <w:keepLines w:val="0"/>
        <w:pageBreakBefore w:val="0"/>
        <w:widowControl/>
        <w:kinsoku/>
        <w:wordWrap/>
        <w:overflowPunct/>
        <w:topLinePunct w:val="0"/>
        <w:autoSpaceDE/>
        <w:autoSpaceDN/>
        <w:bidi w:val="0"/>
        <w:adjustRightInd/>
        <w:snapToGrid w:val="0"/>
        <w:jc w:val="both"/>
        <w:textAlignment w:val="auto"/>
        <w:rPr>
          <w:rFonts w:hint="eastAsia"/>
        </w:rPr>
      </w:pPr>
      <w:r>
        <w:rPr>
          <w:rFonts w:hint="eastAsia"/>
        </w:rPr>
        <w:t>This asymmetry was not driven by peripheral populations traversing more degraded roads. Direct degradation intensity, measured as the ratio of path-level degradation to baseline travel time, was nearly identical for median and upper-tail populations across the continent (median P</w:t>
      </w:r>
      <w:r>
        <w:rPr>
          <w:rFonts w:hint="eastAsia"/>
          <w:vertAlign w:val="subscript"/>
        </w:rPr>
        <w:t>90</w:t>
      </w:r>
      <w:r>
        <w:rPr>
          <w:rFonts w:hint="eastAsia"/>
        </w:rPr>
        <w:t>/P</w:t>
      </w:r>
      <w:r>
        <w:rPr>
          <w:rFonts w:hint="eastAsia"/>
          <w:vertAlign w:val="subscript"/>
        </w:rPr>
        <w:t>50</w:t>
      </w:r>
      <w:r>
        <w:rPr>
          <w:rFonts w:hint="eastAsia"/>
        </w:rPr>
        <w:t xml:space="preserve"> ratio</w:t>
      </w:r>
      <w:r>
        <w:rPr>
          <w:rFonts w:hint="eastAsia"/>
          <w:lang w:val="en-US" w:eastAsia="zh-CN"/>
        </w:rPr>
        <w:t xml:space="preserve"> </w:t>
      </w:r>
      <w:r>
        <w:rPr>
          <w:rFonts w:hint="eastAsia"/>
        </w:rPr>
        <w:t>=</w:t>
      </w:r>
      <w:r>
        <w:rPr>
          <w:rFonts w:hint="eastAsia"/>
          <w:lang w:val="en-US" w:eastAsia="zh-CN"/>
        </w:rPr>
        <w:t xml:space="preserve"> </w:t>
      </w:r>
      <w:r>
        <w:rPr>
          <w:rFonts w:hint="eastAsia"/>
        </w:rPr>
        <w:t>1.01). Instead, the disparity reflected unequal access to network redundancy. Populations at the 50th percentile of baseline travel time had a typical buffering ratio of 6.1%, compared with only 4.1% for the 90th-percentile group; in 35 of 49 countries, buffering was higher for P</w:t>
      </w:r>
      <w:r>
        <w:rPr>
          <w:rFonts w:hint="eastAsia"/>
          <w:vertAlign w:val="subscript"/>
        </w:rPr>
        <w:t>50</w:t>
      </w:r>
      <w:r>
        <w:rPr>
          <w:rFonts w:hint="eastAsia"/>
        </w:rPr>
        <w:t xml:space="preserve"> than for P90 populations (Fig. 3a). Populations already at the margins of service access therefore retained a larger share of direct road degradation as realized accessibility loss.</w:t>
      </w:r>
    </w:p>
    <w:p w14:paraId="7992D48E">
      <w:pPr>
        <w:keepNext w:val="0"/>
        <w:keepLines w:val="0"/>
        <w:pageBreakBefore w:val="0"/>
        <w:widowControl/>
        <w:kinsoku/>
        <w:wordWrap/>
        <w:overflowPunct/>
        <w:topLinePunct w:val="0"/>
        <w:autoSpaceDE/>
        <w:autoSpaceDN/>
        <w:bidi w:val="0"/>
        <w:adjustRightInd/>
        <w:snapToGrid w:val="0"/>
        <w:jc w:val="both"/>
        <w:textAlignment w:val="auto"/>
        <w:rPr>
          <w:rFonts w:hint="eastAsia"/>
        </w:rPr>
      </w:pPr>
      <w:r>
        <w:rPr>
          <w:rFonts w:hint="eastAsia"/>
        </w:rPr>
        <w:t>Extreme weather also eroded threshold-based healthcare access (Fig. 3b). At the continental scale, the population share within 1</w:t>
      </w:r>
      <w:r>
        <w:rPr>
          <w:rFonts w:hint="eastAsia"/>
          <w:lang w:val="en-US" w:eastAsia="zh-CN"/>
        </w:rPr>
        <w:t xml:space="preserve"> </w:t>
      </w:r>
      <w:r>
        <w:rPr>
          <w:rFonts w:hint="eastAsia"/>
        </w:rPr>
        <w:t>h of a healthcare facility declined from 88.0% under normal conditions to 81.7% under extreme weather, a loss of 6.3 percentage points. The largest contraction occurred at the 30 min threshold, reaching 7.9 percentage points, compared with 3</w:t>
      </w:r>
      <w:r>
        <w:rPr>
          <w:rFonts w:hint="default"/>
          <w:lang w:val="en-US"/>
        </w:rPr>
        <w:t>.0</w:t>
      </w:r>
      <w:r>
        <w:rPr>
          <w:rFonts w:hint="eastAsia"/>
        </w:rPr>
        <w:t xml:space="preserve"> percentage points at 2</w:t>
      </w:r>
      <w:r>
        <w:rPr>
          <w:rFonts w:hint="eastAsia"/>
          <w:lang w:val="en-US" w:eastAsia="zh-CN"/>
        </w:rPr>
        <w:t xml:space="preserve"> </w:t>
      </w:r>
      <w:r>
        <w:rPr>
          <w:rFonts w:hint="eastAsia"/>
        </w:rPr>
        <w:t>h and 2</w:t>
      </w:r>
      <w:r>
        <w:rPr>
          <w:rFonts w:hint="default"/>
          <w:lang w:val="en-US"/>
        </w:rPr>
        <w:t>.0</w:t>
      </w:r>
      <w:r>
        <w:rPr>
          <w:rFonts w:hint="eastAsia"/>
        </w:rPr>
        <w:t xml:space="preserve"> percentage points at 4</w:t>
      </w:r>
      <w:r>
        <w:rPr>
          <w:rFonts w:hint="eastAsia"/>
          <w:lang w:val="en-US" w:eastAsia="zh-CN"/>
        </w:rPr>
        <w:t xml:space="preserve"> </w:t>
      </w:r>
      <w:r>
        <w:rPr>
          <w:rFonts w:hint="eastAsia"/>
        </w:rPr>
        <w:t>h. Populations close to service thresholds were therefore especially vulnerable to being shifted into substantially worse access conditions by modest network disruption.</w:t>
      </w:r>
    </w:p>
    <w:p w14:paraId="4CF84DFE">
      <w:pPr>
        <w:keepNext w:val="0"/>
        <w:keepLines w:val="0"/>
        <w:pageBreakBefore w:val="0"/>
        <w:widowControl/>
        <w:kinsoku/>
        <w:wordWrap/>
        <w:overflowPunct/>
        <w:topLinePunct w:val="0"/>
        <w:autoSpaceDE/>
        <w:autoSpaceDN/>
        <w:bidi w:val="0"/>
        <w:adjustRightInd/>
        <w:snapToGrid w:val="0"/>
        <w:jc w:val="both"/>
        <w:textAlignment w:val="auto"/>
        <w:rPr>
          <w:rFonts w:hint="eastAsia"/>
        </w:rPr>
      </w:pPr>
      <w:r>
        <w:rPr>
          <w:rFonts w:hint="eastAsia"/>
        </w:rPr>
        <w:t>At the facility level, these losses were also highly unequal in space (Fig. 4). Most healthcare facilities experienced only small accessibility losses, whereas a limited number of dispersed hotspots carried a disproportionate share of the continental burden. These hotspots were often located away from dense network cores, where sparse service provision and limited route redundancy allow local road degradation to translate into much larger accessibility losses. The concentration curve reinforces this pattern</w:t>
      </w:r>
      <w:r>
        <w:rPr>
          <w:rFonts w:hint="default"/>
          <w:lang w:val="en-US"/>
        </w:rPr>
        <w:t>:</w:t>
      </w:r>
      <w:r>
        <w:rPr>
          <w:rFonts w:hint="eastAsia"/>
        </w:rPr>
        <w:t xml:space="preserve"> the highest-loss 10% of facilities accounted for 81.5% of total facility-level loss. Climate-induced healthcare isolation is therefore not a uniform weakening of the health-access network, but a spatially selective process that amplifies vulnerability in already peripheral and poorly buffered areas.</w:t>
      </w:r>
    </w:p>
    <w:p w14:paraId="54DD1C9E">
      <w:pPr>
        <w:snapToGrid w:val="0"/>
        <w:spacing w:before="60" w:after="60"/>
        <w:jc w:val="both"/>
        <w:rPr>
          <w:rFonts w:hint="eastAsia"/>
        </w:rPr>
      </w:pPr>
      <w:r>
        <w:rPr>
          <w:rFonts w:hint="eastAsia"/>
        </w:rPr>
        <w:t>Cross-country variation in accessibility loss was closely linked to structural disadvantage. Countries with fewer healthcare facilities and lower population density experienced larger population-weighted travel-time increases (Fig. 3c). These two predictors explained 42.9% of the variation and were both significant negative predictors of accessibility loss (coefficients −0.038 and −0.044, respectively; both P &lt; 0.001). They were also associated with greater inequality worsening under climate stress (Fig. 3d).</w:t>
      </w:r>
    </w:p>
    <w:p w14:paraId="6DE89808">
      <w:pPr>
        <w:snapToGrid w:val="0"/>
        <w:spacing w:before="60" w:after="60"/>
        <w:jc w:val="both"/>
        <w:rPr>
          <w:rFonts w:hint="eastAsia"/>
        </w:rPr>
      </w:pPr>
      <w:r>
        <w:rPr>
          <w:rFonts w:hint="eastAsia"/>
        </w:rPr>
        <w:t>Taken together, these results show that climate isolation is uneven across populations, facilities and countries. Network amplification protects better-connected populations through rerouting capacity, whereas marginal populations experience the largest realized losses, threshold-coverage declines and inequality worsening.</w:t>
      </w:r>
    </w:p>
    <w:p w14:paraId="25F6735F">
      <w:pPr>
        <w:snapToGrid w:val="0"/>
        <w:spacing w:before="60" w:after="60"/>
        <w:jc w:val="both"/>
      </w:pPr>
      <w:r>
        <mc:AlternateContent>
          <mc:Choice Requires="wps">
            <w:drawing>
              <wp:inline distT="0" distB="0" distL="114300" distR="114300">
                <wp:extent cx="5218430" cy="8924925"/>
                <wp:effectExtent l="0" t="0" r="13970" b="15875"/>
                <wp:docPr id="6" name="文本框 6"/>
                <wp:cNvGraphicFramePr/>
                <a:graphic xmlns:a="http://schemas.openxmlformats.org/drawingml/2006/main">
                  <a:graphicData uri="http://schemas.microsoft.com/office/word/2010/wordprocessingShape">
                    <wps:wsp>
                      <wps:cNvSpPr txBox="1"/>
                      <wps:spPr>
                        <a:xfrm>
                          <a:off x="1146175" y="4510405"/>
                          <a:ext cx="5218430" cy="89249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B4D4F01">
                            <w:pPr>
                              <w:jc w:val="center"/>
                              <w:rPr>
                                <w:rFonts w:hint="default" w:eastAsiaTheme="minorEastAsia"/>
                                <w:lang w:val="en-US" w:eastAsia="zh-CN"/>
                              </w:rPr>
                            </w:pPr>
                            <w:r>
                              <w:rPr>
                                <w:rFonts w:hint="default" w:eastAsiaTheme="minorEastAsia"/>
                                <w:lang w:val="en-US" w:eastAsia="zh-CN"/>
                              </w:rPr>
                              <w:drawing>
                                <wp:inline distT="0" distB="0" distL="114300" distR="114300">
                                  <wp:extent cx="5108575" cy="5671820"/>
                                  <wp:effectExtent l="0" t="0" r="0" b="0"/>
                                  <wp:docPr id="16" name="图片 16" descr="图片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42"/>
                                          <pic:cNvPicPr>
                                            <a:picLocks noChangeAspect="1"/>
                                          </pic:cNvPicPr>
                                        </pic:nvPicPr>
                                        <pic:blipFill>
                                          <a:blip r:embed="rId8"/>
                                          <a:srcRect t="1271"/>
                                          <a:stretch>
                                            <a:fillRect/>
                                          </a:stretch>
                                        </pic:blipFill>
                                        <pic:spPr>
                                          <a:xfrm>
                                            <a:off x="0" y="0"/>
                                            <a:ext cx="5108575" cy="5671820"/>
                                          </a:xfrm>
                                          <a:prstGeom prst="rect">
                                            <a:avLst/>
                                          </a:prstGeom>
                                        </pic:spPr>
                                      </pic:pic>
                                    </a:graphicData>
                                  </a:graphic>
                                </wp:inline>
                              </w:drawing>
                            </w:r>
                          </w:p>
                          <w:p w14:paraId="5FFE21DF">
                            <w:pPr>
                              <w:autoSpaceDE w:val="0"/>
                              <w:autoSpaceDN w:val="0"/>
                              <w:snapToGrid w:val="0"/>
                              <w:jc w:val="both"/>
                              <w:rPr>
                                <w:rFonts w:hint="eastAsia" w:eastAsia="微软雅黑"/>
                                <w:snapToGrid w:val="0"/>
                                <w:color w:val="000000"/>
                                <w:sz w:val="21"/>
                                <w:szCs w:val="21"/>
                                <w:lang w:bidi="ar"/>
                              </w:rPr>
                            </w:pPr>
                            <w:r>
                              <w:rPr>
                                <w:rFonts w:eastAsia="微软雅黑" w:cs="Times New Roman Bold"/>
                                <w:b/>
                                <w:bCs/>
                                <w:color w:val="000000"/>
                                <w:sz w:val="21"/>
                                <w:szCs w:val="21"/>
                                <w:lang w:bidi="ar"/>
                              </w:rPr>
                              <w:t xml:space="preserve">Fig. 3 | </w:t>
                            </w:r>
                            <w:r>
                              <w:rPr>
                                <w:rFonts w:hint="eastAsia" w:eastAsia="微软雅黑" w:cs="Times New Roman Bold"/>
                                <w:b/>
                                <w:bCs/>
                                <w:color w:val="000000"/>
                                <w:sz w:val="21"/>
                                <w:szCs w:val="21"/>
                                <w:lang w:bidi="ar"/>
                              </w:rPr>
                              <w:t>Climate isolation disproportionately affects already vulnerable populations.</w:t>
                            </w:r>
                            <w:r>
                              <w:rPr>
                                <w:rFonts w:eastAsia="微软雅黑" w:cs="Times New Roman Bold"/>
                                <w:b/>
                                <w:bCs/>
                                <w:snapToGrid w:val="0"/>
                                <w:color w:val="000000"/>
                                <w:sz w:val="21"/>
                                <w:szCs w:val="21"/>
                                <w:lang w:bidi="ar"/>
                              </w:rPr>
                              <w:t xml:space="preserve"> </w:t>
                            </w:r>
                            <w:r>
                              <w:rPr>
                                <w:rFonts w:hint="default" w:ascii="Times New Roman Bold" w:hAnsi="Times New Roman Bold" w:eastAsia="微软雅黑" w:cs="Times New Roman Bold"/>
                                <w:b/>
                                <w:bCs/>
                                <w:snapToGrid w:val="0"/>
                                <w:color w:val="000000"/>
                                <w:sz w:val="21"/>
                                <w:szCs w:val="21"/>
                                <w:lang w:bidi="ar"/>
                              </w:rPr>
                              <w:t>a,</w:t>
                            </w:r>
                            <w:r>
                              <w:rPr>
                                <w:rFonts w:eastAsia="微软雅黑" w:cs="Times New Roman Bold"/>
                                <w:snapToGrid w:val="0"/>
                                <w:color w:val="000000"/>
                                <w:sz w:val="21"/>
                                <w:szCs w:val="21"/>
                                <w:lang w:bidi="ar"/>
                              </w:rPr>
                              <w:t xml:space="preserve"> </w:t>
                            </w:r>
                            <w:r>
                              <w:rPr>
                                <w:rFonts w:hint="eastAsia" w:eastAsia="微软雅黑" w:cs="Times New Roman Bold"/>
                                <w:snapToGrid w:val="0"/>
                                <w:color w:val="000000"/>
                                <w:sz w:val="21"/>
                                <w:szCs w:val="21"/>
                                <w:lang w:bidi="ar"/>
                              </w:rPr>
                              <w:t xml:space="preserve">Within-country contrasts in network buffering and realized accessibility loss under extreme weather across 49 countries. For each country, points show populations at the 50th (P50, light blue) and 90th (P90, dark blue) percentiles of baseline travel time to the nearest healthcare facility. Left, the network buffering ratio, indicating the share of direct road degradation offset by rerouting through alternative routes. Right, the realized increase in travel time to the nearest healthcare facility after network effects are taken into account. </w:t>
                            </w:r>
                            <w:r>
                              <w:rPr>
                                <w:rFonts w:hint="default" w:ascii="Times New Roman Bold" w:hAnsi="Times New Roman Bold" w:eastAsia="微软雅黑" w:cs="Times New Roman Bold"/>
                                <w:b/>
                                <w:bCs/>
                                <w:snapToGrid w:val="0"/>
                                <w:color w:val="000000"/>
                                <w:sz w:val="21"/>
                                <w:szCs w:val="21"/>
                                <w:lang w:bidi="ar"/>
                              </w:rPr>
                              <w:t>b,</w:t>
                            </w:r>
                            <w:r>
                              <w:rPr>
                                <w:rFonts w:eastAsia="微软雅黑" w:cs="Times New Roman Bold"/>
                                <w:snapToGrid w:val="0"/>
                                <w:color w:val="000000"/>
                                <w:sz w:val="21"/>
                                <w:szCs w:val="21"/>
                                <w:lang w:bidi="ar"/>
                              </w:rPr>
                              <w:t xml:space="preserve"> </w:t>
                            </w:r>
                            <w:r>
                              <w:rPr>
                                <w:rFonts w:hint="eastAsia" w:eastAsia="微软雅黑" w:cs="Times New Roman Bold"/>
                                <w:snapToGrid w:val="0"/>
                                <w:color w:val="000000"/>
                                <w:sz w:val="21"/>
                                <w:szCs w:val="21"/>
                                <w:lang w:bidi="ar"/>
                              </w:rPr>
                              <w:t>Population coverage within fixed travel-time thresholds to the nearest healthcare facility under normal and extreme-weather conditions. Thin lines show country-specific trajectories and thick lines show the continental aggregate. Labels indicate percentage-point losses at 30 min, 1 h, 2 h and 4 h, showing that the largest coverage declines occur at shorter access thresholds.</w:t>
                            </w:r>
                            <w:r>
                              <w:rPr>
                                <w:rFonts w:hint="default" w:ascii="Times New Roman Bold" w:hAnsi="Times New Roman Bold" w:eastAsia="微软雅黑" w:cs="Times New Roman Bold"/>
                                <w:b/>
                                <w:bCs/>
                                <w:snapToGrid w:val="0"/>
                                <w:color w:val="000000"/>
                                <w:sz w:val="21"/>
                                <w:szCs w:val="21"/>
                                <w:lang w:bidi="ar"/>
                              </w:rPr>
                              <w:t xml:space="preserve"> c,</w:t>
                            </w:r>
                            <w:r>
                              <w:rPr>
                                <w:rFonts w:eastAsia="微软雅黑" w:cs="Times New Roman Bold"/>
                                <w:snapToGrid w:val="0"/>
                                <w:color w:val="000000"/>
                                <w:sz w:val="21"/>
                                <w:szCs w:val="21"/>
                                <w:lang w:bidi="ar"/>
                              </w:rPr>
                              <w:t xml:space="preserve"> </w:t>
                            </w:r>
                            <w:r>
                              <w:rPr>
                                <w:rFonts w:hint="eastAsia" w:eastAsia="微软雅黑" w:cs="Times New Roman Bold"/>
                                <w:snapToGrid w:val="0"/>
                                <w:color w:val="000000"/>
                                <w:sz w:val="21"/>
                                <w:szCs w:val="21"/>
                                <w:lang w:bidi="ar"/>
                              </w:rPr>
                              <w:t>Cross-country association of population-weighted travel-time increase with healthcare-facility density and population density. Points denote countries and contours show fitted loss values from the regression surface, illustrating that larger accessibility losses are concentrated in countries with fewer facilities and lower population density.</w:t>
                            </w:r>
                            <w:r>
                              <w:rPr>
                                <w:rFonts w:hint="default" w:eastAsia="微软雅黑"/>
                                <w:snapToGrid w:val="0"/>
                                <w:color w:val="000000"/>
                                <w:sz w:val="21"/>
                                <w:szCs w:val="21"/>
                                <w:lang w:val="en-US" w:bidi="ar"/>
                              </w:rPr>
                              <w:t xml:space="preserve"> </w:t>
                            </w:r>
                            <w:r>
                              <w:rPr>
                                <w:rFonts w:hint="eastAsia" w:ascii="Times New Roman Bold" w:hAnsi="Times New Roman Bold" w:eastAsia="微软雅黑" w:cs="Times New Roman Bold"/>
                                <w:b/>
                                <w:bCs/>
                                <w:snapToGrid w:val="0"/>
                                <w:color w:val="000000"/>
                                <w:sz w:val="21"/>
                                <w:szCs w:val="21"/>
                                <w:lang w:bidi="ar"/>
                              </w:rPr>
                              <w:t>d,</w:t>
                            </w:r>
                            <w:r>
                              <w:rPr>
                                <w:rFonts w:hint="eastAsia" w:eastAsia="微软雅黑"/>
                                <w:snapToGrid w:val="0"/>
                                <w:color w:val="000000"/>
                                <w:sz w:val="21"/>
                                <w:szCs w:val="21"/>
                                <w:lang w:bidi="ar"/>
                              </w:rPr>
                              <w:t xml:space="preserve"> Change in within-country accessibility inequality under extreme weather plotted against baseline population-weighted mean travel time (PWMTT). Colours distinguish countries by combinations of healthcare-facility availability (dense or sparse) and baseline travel-time condition (short or long), showing greater inequality worsening in countries with sparse provision and longer baseline travel times.</w:t>
                            </w:r>
                          </w:p>
                          <w:p w14:paraId="7B541DF0">
                            <w:pPr>
                              <w:snapToGrid w:val="0"/>
                              <w:spacing w:before="156" w:beforeLines="50"/>
                              <w:jc w:val="both"/>
                              <w:rPr>
                                <w:color w:val="000000"/>
                                <w:lang w:bidi="ar"/>
                              </w:rPr>
                            </w:pPr>
                          </w:p>
                          <w:p w14:paraId="14109556"/>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702.75pt;width:410.9pt;" fillcolor="#FFFFFF [3201]" filled="t" stroked="f" coordsize="21600,21600" o:gfxdata="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M+EGItIA&#10;AAAGAQAADwAAAAAAAAABACAAAAAiAAAAZHJzL2Rvd25yZXYueG1sUEsBAhQAFAAAAAgAh07iQIQv&#10;LvNeAgAAnAQAAA4AAAAAAAAAAQAgAAAAIQEAAGRycy9lMm9Eb2MueG1sUEsFBgAAAAAGAAYAWQEA&#10;APEFAAAAAA==&#10;">
                <v:fill on="t" focussize="0,0"/>
                <v:stroke on="f" weight="0.5pt"/>
                <v:imagedata o:title=""/>
                <o:lock v:ext="edit" aspectratio="f"/>
                <v:textbox>
                  <w:txbxContent>
                    <w:p w14:paraId="1B4D4F01">
                      <w:pPr>
                        <w:jc w:val="center"/>
                        <w:rPr>
                          <w:rFonts w:hint="default" w:eastAsiaTheme="minorEastAsia"/>
                          <w:lang w:val="en-US" w:eastAsia="zh-CN"/>
                        </w:rPr>
                      </w:pPr>
                      <w:r>
                        <w:rPr>
                          <w:rFonts w:hint="default" w:eastAsiaTheme="minorEastAsia"/>
                          <w:lang w:val="en-US" w:eastAsia="zh-CN"/>
                        </w:rPr>
                        <w:drawing>
                          <wp:inline distT="0" distB="0" distL="114300" distR="114300">
                            <wp:extent cx="5108575" cy="5671820"/>
                            <wp:effectExtent l="0" t="0" r="0" b="0"/>
                            <wp:docPr id="16" name="图片 16" descr="图片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42"/>
                                    <pic:cNvPicPr>
                                      <a:picLocks noChangeAspect="1"/>
                                    </pic:cNvPicPr>
                                  </pic:nvPicPr>
                                  <pic:blipFill>
                                    <a:blip r:embed="rId8"/>
                                    <a:srcRect t="1271"/>
                                    <a:stretch>
                                      <a:fillRect/>
                                    </a:stretch>
                                  </pic:blipFill>
                                  <pic:spPr>
                                    <a:xfrm>
                                      <a:off x="0" y="0"/>
                                      <a:ext cx="5108575" cy="5671820"/>
                                    </a:xfrm>
                                    <a:prstGeom prst="rect">
                                      <a:avLst/>
                                    </a:prstGeom>
                                  </pic:spPr>
                                </pic:pic>
                              </a:graphicData>
                            </a:graphic>
                          </wp:inline>
                        </w:drawing>
                      </w:r>
                    </w:p>
                    <w:p w14:paraId="5FFE21DF">
                      <w:pPr>
                        <w:autoSpaceDE w:val="0"/>
                        <w:autoSpaceDN w:val="0"/>
                        <w:snapToGrid w:val="0"/>
                        <w:jc w:val="both"/>
                        <w:rPr>
                          <w:rFonts w:hint="eastAsia" w:eastAsia="微软雅黑"/>
                          <w:snapToGrid w:val="0"/>
                          <w:color w:val="000000"/>
                          <w:sz w:val="21"/>
                          <w:szCs w:val="21"/>
                          <w:lang w:bidi="ar"/>
                        </w:rPr>
                      </w:pPr>
                      <w:r>
                        <w:rPr>
                          <w:rFonts w:eastAsia="微软雅黑" w:cs="Times New Roman Bold"/>
                          <w:b/>
                          <w:bCs/>
                          <w:color w:val="000000"/>
                          <w:sz w:val="21"/>
                          <w:szCs w:val="21"/>
                          <w:lang w:bidi="ar"/>
                        </w:rPr>
                        <w:t xml:space="preserve">Fig. 3 | </w:t>
                      </w:r>
                      <w:r>
                        <w:rPr>
                          <w:rFonts w:hint="eastAsia" w:eastAsia="微软雅黑" w:cs="Times New Roman Bold"/>
                          <w:b/>
                          <w:bCs/>
                          <w:color w:val="000000"/>
                          <w:sz w:val="21"/>
                          <w:szCs w:val="21"/>
                          <w:lang w:bidi="ar"/>
                        </w:rPr>
                        <w:t>Climate isolation disproportionately affects already vulnerable populations.</w:t>
                      </w:r>
                      <w:r>
                        <w:rPr>
                          <w:rFonts w:eastAsia="微软雅黑" w:cs="Times New Roman Bold"/>
                          <w:b/>
                          <w:bCs/>
                          <w:snapToGrid w:val="0"/>
                          <w:color w:val="000000"/>
                          <w:sz w:val="21"/>
                          <w:szCs w:val="21"/>
                          <w:lang w:bidi="ar"/>
                        </w:rPr>
                        <w:t xml:space="preserve"> </w:t>
                      </w:r>
                      <w:r>
                        <w:rPr>
                          <w:rFonts w:hint="default" w:ascii="Times New Roman Bold" w:hAnsi="Times New Roman Bold" w:eastAsia="微软雅黑" w:cs="Times New Roman Bold"/>
                          <w:b/>
                          <w:bCs/>
                          <w:snapToGrid w:val="0"/>
                          <w:color w:val="000000"/>
                          <w:sz w:val="21"/>
                          <w:szCs w:val="21"/>
                          <w:lang w:bidi="ar"/>
                        </w:rPr>
                        <w:t>a,</w:t>
                      </w:r>
                      <w:r>
                        <w:rPr>
                          <w:rFonts w:eastAsia="微软雅黑" w:cs="Times New Roman Bold"/>
                          <w:snapToGrid w:val="0"/>
                          <w:color w:val="000000"/>
                          <w:sz w:val="21"/>
                          <w:szCs w:val="21"/>
                          <w:lang w:bidi="ar"/>
                        </w:rPr>
                        <w:t xml:space="preserve"> </w:t>
                      </w:r>
                      <w:r>
                        <w:rPr>
                          <w:rFonts w:hint="eastAsia" w:eastAsia="微软雅黑" w:cs="Times New Roman Bold"/>
                          <w:snapToGrid w:val="0"/>
                          <w:color w:val="000000"/>
                          <w:sz w:val="21"/>
                          <w:szCs w:val="21"/>
                          <w:lang w:bidi="ar"/>
                        </w:rPr>
                        <w:t xml:space="preserve">Within-country contrasts in network buffering and realized accessibility loss under extreme weather across 49 countries. For each country, points show populations at the 50th (P50, light blue) and 90th (P90, dark blue) percentiles of baseline travel time to the nearest healthcare facility. Left, the network buffering ratio, indicating the share of direct road degradation offset by rerouting through alternative routes. Right, the realized increase in travel time to the nearest healthcare facility after network effects are taken into account. </w:t>
                      </w:r>
                      <w:r>
                        <w:rPr>
                          <w:rFonts w:hint="default" w:ascii="Times New Roman Bold" w:hAnsi="Times New Roman Bold" w:eastAsia="微软雅黑" w:cs="Times New Roman Bold"/>
                          <w:b/>
                          <w:bCs/>
                          <w:snapToGrid w:val="0"/>
                          <w:color w:val="000000"/>
                          <w:sz w:val="21"/>
                          <w:szCs w:val="21"/>
                          <w:lang w:bidi="ar"/>
                        </w:rPr>
                        <w:t>b,</w:t>
                      </w:r>
                      <w:r>
                        <w:rPr>
                          <w:rFonts w:eastAsia="微软雅黑" w:cs="Times New Roman Bold"/>
                          <w:snapToGrid w:val="0"/>
                          <w:color w:val="000000"/>
                          <w:sz w:val="21"/>
                          <w:szCs w:val="21"/>
                          <w:lang w:bidi="ar"/>
                        </w:rPr>
                        <w:t xml:space="preserve"> </w:t>
                      </w:r>
                      <w:r>
                        <w:rPr>
                          <w:rFonts w:hint="eastAsia" w:eastAsia="微软雅黑" w:cs="Times New Roman Bold"/>
                          <w:snapToGrid w:val="0"/>
                          <w:color w:val="000000"/>
                          <w:sz w:val="21"/>
                          <w:szCs w:val="21"/>
                          <w:lang w:bidi="ar"/>
                        </w:rPr>
                        <w:t>Population coverage within fixed travel-time thresholds to the nearest healthcare facility under normal and extreme-weather conditions. Thin lines show country-specific trajectories and thick lines show the continental aggregate. Labels indicate percentage-point losses at 30 min, 1 h, 2 h and 4 h, showing that the largest coverage declines occur at shorter access thresholds.</w:t>
                      </w:r>
                      <w:r>
                        <w:rPr>
                          <w:rFonts w:hint="default" w:ascii="Times New Roman Bold" w:hAnsi="Times New Roman Bold" w:eastAsia="微软雅黑" w:cs="Times New Roman Bold"/>
                          <w:b/>
                          <w:bCs/>
                          <w:snapToGrid w:val="0"/>
                          <w:color w:val="000000"/>
                          <w:sz w:val="21"/>
                          <w:szCs w:val="21"/>
                          <w:lang w:bidi="ar"/>
                        </w:rPr>
                        <w:t xml:space="preserve"> c,</w:t>
                      </w:r>
                      <w:r>
                        <w:rPr>
                          <w:rFonts w:eastAsia="微软雅黑" w:cs="Times New Roman Bold"/>
                          <w:snapToGrid w:val="0"/>
                          <w:color w:val="000000"/>
                          <w:sz w:val="21"/>
                          <w:szCs w:val="21"/>
                          <w:lang w:bidi="ar"/>
                        </w:rPr>
                        <w:t xml:space="preserve"> </w:t>
                      </w:r>
                      <w:r>
                        <w:rPr>
                          <w:rFonts w:hint="eastAsia" w:eastAsia="微软雅黑" w:cs="Times New Roman Bold"/>
                          <w:snapToGrid w:val="0"/>
                          <w:color w:val="000000"/>
                          <w:sz w:val="21"/>
                          <w:szCs w:val="21"/>
                          <w:lang w:bidi="ar"/>
                        </w:rPr>
                        <w:t>Cross-country association of population-weighted travel-time increase with healthcare-facility density and population density. Points denote countries and contours show fitted loss values from the regression surface, illustrating that larger accessibility losses are concentrated in countries with fewer facilities and lower population density.</w:t>
                      </w:r>
                      <w:r>
                        <w:rPr>
                          <w:rFonts w:hint="default" w:eastAsia="微软雅黑"/>
                          <w:snapToGrid w:val="0"/>
                          <w:color w:val="000000"/>
                          <w:sz w:val="21"/>
                          <w:szCs w:val="21"/>
                          <w:lang w:val="en-US" w:bidi="ar"/>
                        </w:rPr>
                        <w:t xml:space="preserve"> </w:t>
                      </w:r>
                      <w:r>
                        <w:rPr>
                          <w:rFonts w:hint="eastAsia" w:ascii="Times New Roman Bold" w:hAnsi="Times New Roman Bold" w:eastAsia="微软雅黑" w:cs="Times New Roman Bold"/>
                          <w:b/>
                          <w:bCs/>
                          <w:snapToGrid w:val="0"/>
                          <w:color w:val="000000"/>
                          <w:sz w:val="21"/>
                          <w:szCs w:val="21"/>
                          <w:lang w:bidi="ar"/>
                        </w:rPr>
                        <w:t>d,</w:t>
                      </w:r>
                      <w:r>
                        <w:rPr>
                          <w:rFonts w:hint="eastAsia" w:eastAsia="微软雅黑"/>
                          <w:snapToGrid w:val="0"/>
                          <w:color w:val="000000"/>
                          <w:sz w:val="21"/>
                          <w:szCs w:val="21"/>
                          <w:lang w:bidi="ar"/>
                        </w:rPr>
                        <w:t xml:space="preserve"> Change in within-country accessibility inequality under extreme weather plotted against baseline population-weighted mean travel time (PWMTT). Colours distinguish countries by combinations of healthcare-facility availability (dense or sparse) and baseline travel-time condition (short or long), showing greater inequality worsening in countries with sparse provision and longer baseline travel times.</w:t>
                      </w:r>
                    </w:p>
                    <w:p w14:paraId="7B541DF0">
                      <w:pPr>
                        <w:snapToGrid w:val="0"/>
                        <w:spacing w:before="156" w:beforeLines="50"/>
                        <w:jc w:val="both"/>
                        <w:rPr>
                          <w:color w:val="000000"/>
                          <w:lang w:bidi="ar"/>
                        </w:rPr>
                      </w:pPr>
                    </w:p>
                    <w:p w14:paraId="14109556"/>
                  </w:txbxContent>
                </v:textbox>
                <w10:wrap type="none"/>
                <w10:anchorlock/>
              </v:shape>
            </w:pict>
          </mc:Fallback>
        </mc:AlternateContent>
      </w:r>
    </w:p>
    <w:p w14:paraId="28009E01">
      <w:pPr>
        <w:pStyle w:val="8"/>
        <w:snapToGrid w:val="0"/>
        <w:spacing w:beforeAutospacing="0" w:afterAutospacing="0"/>
        <w:jc w:val="both"/>
      </w:pPr>
      <w:r>
        <mc:AlternateContent>
          <mc:Choice Requires="wps">
            <w:drawing>
              <wp:inline distT="0" distB="0" distL="114300" distR="114300">
                <wp:extent cx="5218430" cy="7155815"/>
                <wp:effectExtent l="0" t="0" r="13970" b="6985"/>
                <wp:docPr id="4" name="文本框 4"/>
                <wp:cNvGraphicFramePr/>
                <a:graphic xmlns:a="http://schemas.openxmlformats.org/drawingml/2006/main">
                  <a:graphicData uri="http://schemas.microsoft.com/office/word/2010/wordprocessingShape">
                    <wps:wsp>
                      <wps:cNvSpPr txBox="1"/>
                      <wps:spPr>
                        <a:xfrm>
                          <a:off x="1146175" y="4510405"/>
                          <a:ext cx="5218430" cy="71558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A0346D7">
                            <w:pPr>
                              <w:jc w:val="center"/>
                              <w:rPr>
                                <w:rFonts w:hint="default" w:eastAsiaTheme="minorEastAsia"/>
                                <w:lang w:val="en-US" w:eastAsia="zh-CN"/>
                              </w:rPr>
                            </w:pPr>
                            <w:r>
                              <w:rPr>
                                <w:rFonts w:hint="default" w:eastAsiaTheme="minorEastAsia"/>
                                <w:lang w:val="en-US" w:eastAsia="zh-CN"/>
                              </w:rPr>
                              <w:drawing>
                                <wp:inline distT="0" distB="0" distL="114300" distR="114300">
                                  <wp:extent cx="5126990" cy="5441315"/>
                                  <wp:effectExtent l="0" t="0" r="3810" b="19685"/>
                                  <wp:docPr id="15" name="图片 15" descr="图片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26"/>
                                          <pic:cNvPicPr>
                                            <a:picLocks noChangeAspect="1"/>
                                          </pic:cNvPicPr>
                                        </pic:nvPicPr>
                                        <pic:blipFill>
                                          <a:blip r:embed="rId9"/>
                                          <a:srcRect r="846"/>
                                          <a:stretch>
                                            <a:fillRect/>
                                          </a:stretch>
                                        </pic:blipFill>
                                        <pic:spPr>
                                          <a:xfrm>
                                            <a:off x="0" y="0"/>
                                            <a:ext cx="5126990" cy="5441315"/>
                                          </a:xfrm>
                                          <a:prstGeom prst="rect">
                                            <a:avLst/>
                                          </a:prstGeom>
                                        </pic:spPr>
                                      </pic:pic>
                                    </a:graphicData>
                                  </a:graphic>
                                </wp:inline>
                              </w:drawing>
                            </w:r>
                          </w:p>
                          <w:p w14:paraId="7105A0D1">
                            <w:pPr>
                              <w:autoSpaceDE w:val="0"/>
                              <w:autoSpaceDN w:val="0"/>
                              <w:snapToGrid w:val="0"/>
                              <w:jc w:val="both"/>
                              <w:rPr>
                                <w:rFonts w:hint="eastAsia" w:eastAsia="微软雅黑"/>
                                <w:strike w:val="0"/>
                                <w:dstrike w:val="0"/>
                                <w:snapToGrid w:val="0"/>
                                <w:color w:val="000000"/>
                                <w:sz w:val="21"/>
                                <w:szCs w:val="21"/>
                                <w:lang w:bidi="ar"/>
                              </w:rPr>
                            </w:pPr>
                            <w:r>
                              <w:rPr>
                                <w:rFonts w:eastAsia="微软雅黑" w:cs="Times New Roman Bold"/>
                                <w:b/>
                                <w:bCs/>
                                <w:strike w:val="0"/>
                                <w:dstrike w:val="0"/>
                                <w:color w:val="000000"/>
                                <w:sz w:val="21"/>
                                <w:szCs w:val="21"/>
                                <w:lang w:bidi="ar"/>
                              </w:rPr>
                              <w:t xml:space="preserve">Fig. </w:t>
                            </w:r>
                            <w:r>
                              <w:rPr>
                                <w:rFonts w:hint="eastAsia" w:eastAsia="微软雅黑" w:cs="Times New Roman Bold"/>
                                <w:b/>
                                <w:bCs/>
                                <w:strike w:val="0"/>
                                <w:dstrike w:val="0"/>
                                <w:color w:val="000000"/>
                                <w:sz w:val="21"/>
                                <w:szCs w:val="21"/>
                                <w:lang w:val="en-US" w:eastAsia="zh-CN" w:bidi="ar"/>
                              </w:rPr>
                              <w:t>4</w:t>
                            </w:r>
                            <w:r>
                              <w:rPr>
                                <w:rFonts w:eastAsia="微软雅黑" w:cs="Times New Roman Bold"/>
                                <w:b/>
                                <w:bCs/>
                                <w:strike w:val="0"/>
                                <w:dstrike w:val="0"/>
                                <w:color w:val="000000"/>
                                <w:sz w:val="21"/>
                                <w:szCs w:val="21"/>
                                <w:lang w:bidi="ar"/>
                              </w:rPr>
                              <w:t xml:space="preserve"> | </w:t>
                            </w:r>
                            <w:r>
                              <w:rPr>
                                <w:rFonts w:hint="eastAsia" w:eastAsia="微软雅黑" w:cs="Times New Roman Bold"/>
                                <w:b/>
                                <w:bCs/>
                                <w:strike w:val="0"/>
                                <w:dstrike w:val="0"/>
                                <w:color w:val="000000"/>
                                <w:sz w:val="21"/>
                                <w:szCs w:val="21"/>
                                <w:lang w:bidi="ar"/>
                              </w:rPr>
                              <w:t>Facility-level healthcare isolation is spatially concentrated in peripheral hotspots.</w:t>
                            </w:r>
                            <w:r>
                              <w:rPr>
                                <w:rFonts w:eastAsia="微软雅黑" w:cs="Times New Roman Bold"/>
                                <w:b/>
                                <w:bCs/>
                                <w:strike w:val="0"/>
                                <w:dstrike w:val="0"/>
                                <w:snapToGrid w:val="0"/>
                                <w:color w:val="000000"/>
                                <w:sz w:val="21"/>
                                <w:szCs w:val="21"/>
                                <w:lang w:bidi="ar"/>
                              </w:rPr>
                              <w:t xml:space="preserve"> </w:t>
                            </w:r>
                            <w:r>
                              <w:rPr>
                                <w:rFonts w:eastAsia="微软雅黑" w:cs="Times New Roman Bold"/>
                                <w:strike w:val="0"/>
                                <w:dstrike w:val="0"/>
                                <w:snapToGrid w:val="0"/>
                                <w:color w:val="000000"/>
                                <w:sz w:val="21"/>
                                <w:szCs w:val="21"/>
                                <w:lang w:bidi="ar"/>
                              </w:rPr>
                              <w:t xml:space="preserve"> </w:t>
                            </w:r>
                            <w:r>
                              <w:rPr>
                                <w:rFonts w:hint="eastAsia" w:eastAsia="微软雅黑" w:cs="Times New Roman Bold"/>
                                <w:strike w:val="0"/>
                                <w:dstrike w:val="0"/>
                                <w:snapToGrid w:val="0"/>
                                <w:color w:val="000000"/>
                                <w:sz w:val="21"/>
                                <w:szCs w:val="21"/>
                                <w:lang w:bidi="ar"/>
                              </w:rPr>
                              <w:t>Facility-level distribution of climate-induced healthcare accessibility loss across Africa under extreme weather. Points denote healthcare facilities, with darker colours indicating larger accessibility losses. Marginal profiles summarize the aggregate loss along latitude and longitude, showing that impacts are concentrated in spatially uneven hotspots rather than evenly distributed across the health-access network. The inset concentration curve ranks facilities by loss magnitude and shows that the highest-loss 10% of facilities account for 81.5% of total facility-level loss, indicating that climate-induced healthcare isolation is dominated by a small subset of poorly buffered facilities in peripheral areas.</w:t>
                            </w:r>
                          </w:p>
                          <w:p w14:paraId="54688A35">
                            <w:pPr>
                              <w:snapToGrid w:val="0"/>
                              <w:spacing w:before="156" w:beforeLines="50"/>
                              <w:jc w:val="both"/>
                              <w:rPr>
                                <w:color w:val="000000"/>
                                <w:lang w:bidi="ar"/>
                              </w:rPr>
                            </w:pPr>
                          </w:p>
                          <w:p w14:paraId="6B33080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563.45pt;width:410.9pt;" fillcolor="#FFFFFF [3201]" filled="t" stroked="f" coordsize="21600,21600" o:gfxdata="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jSivC0gAA&#10;AAYBAAAPAAAAAAAAAAEAIAAAACIAAABkcnMvZG93bnJldi54bWxQSwECFAAUAAAACACHTuJAdajo&#10;X10CAACcBAAADgAAAAAAAAABACAAAAAhAQAAZHJzL2Uyb0RvYy54bWxQSwUGAAAAAAYABgBZAQAA&#10;8AUAAAAA&#10;">
                <v:fill on="t" focussize="0,0"/>
                <v:stroke on="f" weight="0.5pt"/>
                <v:imagedata o:title=""/>
                <o:lock v:ext="edit" aspectratio="f"/>
                <v:textbox>
                  <w:txbxContent>
                    <w:p w14:paraId="5A0346D7">
                      <w:pPr>
                        <w:jc w:val="center"/>
                        <w:rPr>
                          <w:rFonts w:hint="default" w:eastAsiaTheme="minorEastAsia"/>
                          <w:lang w:val="en-US" w:eastAsia="zh-CN"/>
                        </w:rPr>
                      </w:pPr>
                      <w:r>
                        <w:rPr>
                          <w:rFonts w:hint="default" w:eastAsiaTheme="minorEastAsia"/>
                          <w:lang w:val="en-US" w:eastAsia="zh-CN"/>
                        </w:rPr>
                        <w:drawing>
                          <wp:inline distT="0" distB="0" distL="114300" distR="114300">
                            <wp:extent cx="5126990" cy="5441315"/>
                            <wp:effectExtent l="0" t="0" r="3810" b="19685"/>
                            <wp:docPr id="15" name="图片 15" descr="图片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26"/>
                                    <pic:cNvPicPr>
                                      <a:picLocks noChangeAspect="1"/>
                                    </pic:cNvPicPr>
                                  </pic:nvPicPr>
                                  <pic:blipFill>
                                    <a:blip r:embed="rId9"/>
                                    <a:srcRect r="846"/>
                                    <a:stretch>
                                      <a:fillRect/>
                                    </a:stretch>
                                  </pic:blipFill>
                                  <pic:spPr>
                                    <a:xfrm>
                                      <a:off x="0" y="0"/>
                                      <a:ext cx="5126990" cy="5441315"/>
                                    </a:xfrm>
                                    <a:prstGeom prst="rect">
                                      <a:avLst/>
                                    </a:prstGeom>
                                  </pic:spPr>
                                </pic:pic>
                              </a:graphicData>
                            </a:graphic>
                          </wp:inline>
                        </w:drawing>
                      </w:r>
                    </w:p>
                    <w:p w14:paraId="7105A0D1">
                      <w:pPr>
                        <w:autoSpaceDE w:val="0"/>
                        <w:autoSpaceDN w:val="0"/>
                        <w:snapToGrid w:val="0"/>
                        <w:jc w:val="both"/>
                        <w:rPr>
                          <w:rFonts w:hint="eastAsia" w:eastAsia="微软雅黑"/>
                          <w:strike w:val="0"/>
                          <w:dstrike w:val="0"/>
                          <w:snapToGrid w:val="0"/>
                          <w:color w:val="000000"/>
                          <w:sz w:val="21"/>
                          <w:szCs w:val="21"/>
                          <w:lang w:bidi="ar"/>
                        </w:rPr>
                      </w:pPr>
                      <w:r>
                        <w:rPr>
                          <w:rFonts w:eastAsia="微软雅黑" w:cs="Times New Roman Bold"/>
                          <w:b/>
                          <w:bCs/>
                          <w:strike w:val="0"/>
                          <w:dstrike w:val="0"/>
                          <w:color w:val="000000"/>
                          <w:sz w:val="21"/>
                          <w:szCs w:val="21"/>
                          <w:lang w:bidi="ar"/>
                        </w:rPr>
                        <w:t xml:space="preserve">Fig. </w:t>
                      </w:r>
                      <w:r>
                        <w:rPr>
                          <w:rFonts w:hint="eastAsia" w:eastAsia="微软雅黑" w:cs="Times New Roman Bold"/>
                          <w:b/>
                          <w:bCs/>
                          <w:strike w:val="0"/>
                          <w:dstrike w:val="0"/>
                          <w:color w:val="000000"/>
                          <w:sz w:val="21"/>
                          <w:szCs w:val="21"/>
                          <w:lang w:val="en-US" w:eastAsia="zh-CN" w:bidi="ar"/>
                        </w:rPr>
                        <w:t>4</w:t>
                      </w:r>
                      <w:r>
                        <w:rPr>
                          <w:rFonts w:eastAsia="微软雅黑" w:cs="Times New Roman Bold"/>
                          <w:b/>
                          <w:bCs/>
                          <w:strike w:val="0"/>
                          <w:dstrike w:val="0"/>
                          <w:color w:val="000000"/>
                          <w:sz w:val="21"/>
                          <w:szCs w:val="21"/>
                          <w:lang w:bidi="ar"/>
                        </w:rPr>
                        <w:t xml:space="preserve"> | </w:t>
                      </w:r>
                      <w:r>
                        <w:rPr>
                          <w:rFonts w:hint="eastAsia" w:eastAsia="微软雅黑" w:cs="Times New Roman Bold"/>
                          <w:b/>
                          <w:bCs/>
                          <w:strike w:val="0"/>
                          <w:dstrike w:val="0"/>
                          <w:color w:val="000000"/>
                          <w:sz w:val="21"/>
                          <w:szCs w:val="21"/>
                          <w:lang w:bidi="ar"/>
                        </w:rPr>
                        <w:t>Facility-level healthcare isolation is spatially concentrated in peripheral hotspots.</w:t>
                      </w:r>
                      <w:r>
                        <w:rPr>
                          <w:rFonts w:eastAsia="微软雅黑" w:cs="Times New Roman Bold"/>
                          <w:b/>
                          <w:bCs/>
                          <w:strike w:val="0"/>
                          <w:dstrike w:val="0"/>
                          <w:snapToGrid w:val="0"/>
                          <w:color w:val="000000"/>
                          <w:sz w:val="21"/>
                          <w:szCs w:val="21"/>
                          <w:lang w:bidi="ar"/>
                        </w:rPr>
                        <w:t xml:space="preserve"> </w:t>
                      </w:r>
                      <w:r>
                        <w:rPr>
                          <w:rFonts w:eastAsia="微软雅黑" w:cs="Times New Roman Bold"/>
                          <w:strike w:val="0"/>
                          <w:dstrike w:val="0"/>
                          <w:snapToGrid w:val="0"/>
                          <w:color w:val="000000"/>
                          <w:sz w:val="21"/>
                          <w:szCs w:val="21"/>
                          <w:lang w:bidi="ar"/>
                        </w:rPr>
                        <w:t xml:space="preserve"> </w:t>
                      </w:r>
                      <w:r>
                        <w:rPr>
                          <w:rFonts w:hint="eastAsia" w:eastAsia="微软雅黑" w:cs="Times New Roman Bold"/>
                          <w:strike w:val="0"/>
                          <w:dstrike w:val="0"/>
                          <w:snapToGrid w:val="0"/>
                          <w:color w:val="000000"/>
                          <w:sz w:val="21"/>
                          <w:szCs w:val="21"/>
                          <w:lang w:bidi="ar"/>
                        </w:rPr>
                        <w:t>Facility-level distribution of climate-induced healthcare accessibility loss across Africa under extreme weather. Points denote healthcare facilities, with darker colours indicating larger accessibility losses. Marginal profiles summarize the aggregate loss along latitude and longitude, showing that impacts are concentrated in spatially uneven hotspots rather than evenly distributed across the health-access network. The inset concentration curve ranks facilities by loss magnitude and shows that the highest-loss 10% of facilities account for 81.5% of total facility-level loss, indicating that climate-induced healthcare isolation is dominated by a small subset of poorly buffered facilities in peripheral areas.</w:t>
                      </w:r>
                    </w:p>
                    <w:p w14:paraId="54688A35">
                      <w:pPr>
                        <w:snapToGrid w:val="0"/>
                        <w:spacing w:before="156" w:beforeLines="50"/>
                        <w:jc w:val="both"/>
                        <w:rPr>
                          <w:color w:val="000000"/>
                          <w:lang w:bidi="ar"/>
                        </w:rPr>
                      </w:pPr>
                    </w:p>
                    <w:p w14:paraId="6B330804"/>
                  </w:txbxContent>
                </v:textbox>
                <w10:wrap type="none"/>
                <w10:anchorlock/>
              </v:shape>
            </w:pict>
          </mc:Fallback>
        </mc:AlternateContent>
      </w:r>
    </w:p>
    <w:p w14:paraId="16E5C3E6">
      <w:pPr>
        <w:pStyle w:val="8"/>
        <w:snapToGrid w:val="0"/>
        <w:spacing w:beforeAutospacing="0" w:afterAutospacing="0"/>
        <w:jc w:val="both"/>
        <w:rPr>
          <w:rFonts w:ascii="Times New Roman Bold" w:hAnsi="Times New Roman Bold" w:eastAsia="-webkit-standard" w:cs="Times New Roman Bold"/>
          <w:b/>
          <w:color w:val="000000"/>
          <w:sz w:val="28"/>
          <w:szCs w:val="28"/>
          <w:lang w:bidi="ar"/>
        </w:rPr>
      </w:pPr>
      <w:r>
        <w:rPr>
          <w:rFonts w:hint="eastAsia" w:ascii="Times New Roman Bold" w:hAnsi="Times New Roman Bold" w:eastAsia="-webkit-standard" w:cs="Times New Roman Bold"/>
          <w:b/>
          <w:color w:val="000000"/>
          <w:sz w:val="28"/>
          <w:szCs w:val="28"/>
          <w:lang w:bidi="ar"/>
        </w:rPr>
        <w:t>Persistent bottlenecks offer a durable pathway to reverse climate isolation</w:t>
      </w:r>
    </w:p>
    <w:p w14:paraId="3F22B4EE">
      <w:pPr>
        <w:snapToGrid w:val="0"/>
        <w:spacing w:before="156" w:beforeLines="50"/>
        <w:jc w:val="both"/>
        <w:rPr>
          <w:rFonts w:hint="eastAsia"/>
        </w:rPr>
      </w:pPr>
      <w:r>
        <w:rPr>
          <w:rFonts w:hint="eastAsia"/>
        </w:rPr>
        <w:t>The preceding results show that extreme weather amplifies climate isolation across Africa</w:t>
      </w:r>
      <w:r>
        <w:rPr>
          <w:rFonts w:hint="default"/>
          <w:lang w:val="en-US" w:eastAsia="zh-CN"/>
        </w:rPr>
        <w:t>’</w:t>
      </w:r>
      <w:r>
        <w:rPr>
          <w:rFonts w:hint="eastAsia"/>
        </w:rPr>
        <w:t xml:space="preserve">s road network and distributes these losses unevenly among places and populations. The key adaptation question is therefore whether such compounding losses require broad network-wide upgrading, or whether they can be reversed through a much smaller set of structurally targeted interventions. We found that priority bottlenecks were highly persistent under future climate conditions. Across the 2045, 2065 and 2085 projections, the spatial pattern of priority segments remained largely conserved, with only localized turnover in eastern Ethiopia, eastern Angola and southern Morocco (Supplementary Fig. S3). This spatial persistence was mirrored by the ranking statistics: Spearman rank correlations between present-day and future bottleneck importance remained high, and Jaccard overlap increased from approximately 57% for the top 1% of segments to 83% for the top 10% (Fig. </w:t>
      </w:r>
      <w:r>
        <w:rPr>
          <w:rFonts w:hint="default"/>
          <w:lang w:val="en-US"/>
        </w:rPr>
        <w:t>5</w:t>
      </w:r>
      <w:r>
        <w:rPr>
          <w:rFonts w:hint="eastAsia"/>
        </w:rPr>
        <w:t>a). Thus, the identity of critical bottlenecks is not primarily a transient outcome of any single climate realization, but a durable property of the road network’s topology.</w:t>
      </w:r>
    </w:p>
    <w:p w14:paraId="79B15A1C">
      <w:pPr>
        <w:snapToGrid w:val="0"/>
        <w:spacing w:before="156" w:beforeLines="50"/>
        <w:jc w:val="both"/>
        <w:rPr>
          <w:rFonts w:hint="eastAsia"/>
        </w:rPr>
      </w:pPr>
      <w:r>
        <w:rPr>
          <w:rFonts w:hint="eastAsia"/>
        </w:rPr>
        <w:t xml:space="preserve">This persistence translates into a large adaptation leverage. Paving strategies guided by network importance substantially outperformed both random paving and strategies guided only by climate vulnerability (Fig. </w:t>
      </w:r>
      <w:r>
        <w:rPr>
          <w:rFonts w:hint="default"/>
          <w:lang w:val="en-US"/>
        </w:rPr>
        <w:t>5</w:t>
      </w:r>
      <w:r>
        <w:rPr>
          <w:rFonts w:hint="eastAsia"/>
        </w:rPr>
        <w:t>b). Paving just 0.1% of unpaved roads, approximately 767 edges, restored 71.7% of the lost network efficiency, compared with only 0.06% under random selection. The recovery curve rose sharply thereafter: targeted paving of 1.0%, 2.0% and 5.0% of unpaved roads restored 91.2%, 96.1% and 99.5% of lost efficiency, respectively. By contrast, climate-vulnerability-guided paving produced only marginal recovery over the same investment range. Adaptation priority is therefore not determined by exposure alone. The highest-return segments are those where climate sensitivity intersects with disproportionate structural control over continental connectivity.</w:t>
      </w:r>
    </w:p>
    <w:p w14:paraId="4D0B8C4F">
      <w:pPr>
        <w:snapToGrid w:val="0"/>
        <w:spacing w:before="156" w:beforeLines="50"/>
        <w:jc w:val="both"/>
        <w:rPr>
          <w:rFonts w:hint="eastAsia"/>
        </w:rPr>
      </w:pPr>
      <w:r>
        <w:rPr>
          <w:rFonts w:hint="eastAsia"/>
        </w:rPr>
        <w:t xml:space="preserve">These high-leverage segments were strongly clustered in space, forming concentrated corridor systems in West Africa, along the Sahel–Horn belt, in eastern Africa and across parts of southern Africa (Fig. </w:t>
      </w:r>
      <w:r>
        <w:rPr>
          <w:rFonts w:hint="default"/>
          <w:lang w:val="en-US"/>
        </w:rPr>
        <w:t>5</w:t>
      </w:r>
      <w:r>
        <w:rPr>
          <w:rFonts w:hint="eastAsia"/>
        </w:rPr>
        <w:t xml:space="preserve">c). Their spatial concentration explains why a small amount of targeted paving can produce continent-scale recovery. The population-weighted maps show that climate-attributed accessibility losses under extreme weather are closely countered by paving-attributed recovery under network-importance-guided intervention: substantial gains emerge after paving only 0.1% of unpaved roads and become widespread after 2.0% paving (Fig. </w:t>
      </w:r>
      <w:r>
        <w:rPr>
          <w:rFonts w:hint="default"/>
          <w:lang w:val="en-US"/>
        </w:rPr>
        <w:t>5</w:t>
      </w:r>
      <w:r>
        <w:rPr>
          <w:rFonts w:hint="eastAsia"/>
        </w:rPr>
        <w:t>d). At the 5.0% intervention level, severely isolated city pairs declined from 1,330,783 to 29,021, a 97.8% reduction, while extremely isolated city pairs declined from 4,408 to 541, an 87.7% reduction. Population exposure was similarly reversed: the number of people losing access to at least one city within the 1-hour threshold fell from 904.2 million to 87.6 million, reconnecting 816.6 million people, or 90.3% of those initially affected. Together, these results show that Africa</w:t>
      </w:r>
      <w:r>
        <w:rPr>
          <w:rFonts w:hint="default"/>
          <w:lang w:val="en-US"/>
        </w:rPr>
        <w:t>’</w:t>
      </w:r>
      <w:r>
        <w:rPr>
          <w:rFonts w:hint="eastAsia"/>
        </w:rPr>
        <w:t>s climate-induced isolation is not an intractable consequence of widespread road exposure. Much of it can be reversed by paving a small, persistent and topologically critical subset of unpaved roads.</w:t>
      </w:r>
    </w:p>
    <w:p w14:paraId="5A9F718C">
      <w:pPr>
        <w:pStyle w:val="3"/>
        <w:keepNext w:val="0"/>
        <w:rPr>
          <w:i w:val="0"/>
          <w:iCs w:val="0"/>
          <w:color w:val="000000"/>
        </w:rPr>
      </w:pPr>
      <w:r>
        <w:rPr>
          <w:i w:val="0"/>
          <w:iCs w:val="0"/>
          <w:color w:val="000000"/>
        </w:rPr>
        <w:t>Discussion</w:t>
      </w:r>
    </w:p>
    <w:p w14:paraId="2B7F7B20">
      <w:pPr>
        <w:snapToGrid w:val="0"/>
        <w:spacing w:before="156" w:beforeLines="50"/>
        <w:jc w:val="both"/>
      </w:pPr>
      <w:bookmarkStart w:id="11" w:name="_____72"/>
      <w:bookmarkEnd w:id="11"/>
      <w:bookmarkStart w:id="12" w:name="_____82"/>
      <w:bookmarkEnd w:id="12"/>
      <w:r>
        <w:t xml:space="preserve">Here we extend the </w:t>
      </w:r>
      <w:r>
        <w:rPr>
          <w:rFonts w:hint="eastAsia"/>
          <w:lang w:eastAsia="zh-CN"/>
        </w:rPr>
        <w:t>compounding</w:t>
      </w:r>
      <w:r>
        <w:t xml:space="preserve">-failure and percolation view of network-scale regime shifts to a continental road network dominated by unpaved roads. We define and quantify </w:t>
      </w:r>
      <w:r>
        <w:rPr>
          <w:rFonts w:hint="eastAsia"/>
          <w:lang w:eastAsia="zh-CN"/>
        </w:rPr>
        <w:t>compounding</w:t>
      </w:r>
      <w:r>
        <w:t xml:space="preserve"> climate isolation as the dominant failure mode in such systems. Prior empirical work has focused on paved networks</w:t>
      </w:r>
      <w:r>
        <w:fldChar w:fldCharType="begin"/>
      </w:r>
      <w:r>
        <w:rPr>
          <w:rFonts w:hint="eastAsia"/>
          <w:lang w:eastAsia="zh-CN"/>
        </w:rPr>
        <w:instrText xml:space="preserve"> ADDIN ZOTERO_ITEM CSL_CITATION {"citationID":"ssa1olSH","properties":{"unsorted":false,"formattedCitation":"&lt;sup&gt;18,19&lt;/sup&gt;","plainCitation":"18,19","noteIndex":0},"citationItems":[{"id":590,"uris":["http://zotero.org/users/18649917/items/PP8DF35Q"],"itemData":{"id":590,"type":"article-journal","container-title":"Transport Reviews","DOI":"10.1080/01441647.2024.2322434","ISSN":"0144-1647, 1464-5327","issue":"4","journalAbbreviation":"Transport Reviews","language":"en","page":"834-857","source":"DOI.org (Crossref)","title":"Assessing transport network resilience: empirical insights from real-world data studies","title-short":"Assessing transport network resilience","volume":"44","author":[{"family":"Bergantino","given":"Angela Stefania"},{"family":"Gardelli","given":"Alessandro"},{"family":"Rotaris","given":"Lucia"}],"issued":{"date-parts":[["2024",7,3]]}}},{"id":594,"uris":["http://zotero.org/users/18649917/items/T8T42GTW"],"itemData":{"id":594,"type":"article-journal","container-title":"Transportation Research Part D: Transport and Environment","DOI":"10.1016/j.trd.2021.102851","ISSN":"13619209","journalAbbreviation":"Transportation Research Part D: Transport and Environment","language":"en","page":"102851","source":"DOI.org (Crossref)","title":"Assessing road network resilience: An accessibility comparative analysis","title-short":"Assessing road network resilience","volume":"95","author":[{"family":"Martín","given":"Belén"},{"family":"Ortega","given":"Emilio"},{"family":"Cuevas-Wizner","given":"Rodrigo"},{"family":"Ledda","given":"Antonio"},{"family":"De Montis","given":"Andrea"}],"issued":{"date-parts":[["2021",6]]}}}],"schema":"https://github.com/citation-style-language/schema/raw/master/csl-citation.json"} </w:instrText>
      </w:r>
      <w:r>
        <w:fldChar w:fldCharType="separate"/>
      </w:r>
      <w:r>
        <w:rPr>
          <w:rFonts w:hint="eastAsia"/>
          <w:vertAlign w:val="superscript"/>
          <w:lang w:eastAsia="zh-CN"/>
        </w:rPr>
        <w:t>18,19</w:t>
      </w:r>
      <w:r>
        <w:fldChar w:fldCharType="end"/>
      </w:r>
      <w:r>
        <w:rPr>
          <w:rFonts w:hint="eastAsia"/>
        </w:rPr>
        <w:t>, but the transferability of those insights to unpaved-dominant systems had not been tested at scale</w:t>
      </w:r>
      <w:r>
        <w:fldChar w:fldCharType="begin"/>
      </w:r>
      <w:r>
        <w:rPr>
          <w:rFonts w:hint="eastAsia"/>
          <w:lang w:eastAsia="zh-CN"/>
        </w:rPr>
        <w:instrText xml:space="preserve"> ADDIN ZOTERO_ITEM CSL_CITATION {"citationID":"lkajYHuu","properties":{"unsorted":false,"formattedCitation":"&lt;sup&gt;20&lt;/sup&gt;","plainCitation":"20","noteIndex":0},"citationItems":[{"id":569,"uris":["http://zotero.org/users/18649917/items/BU4IBCYE"],"itemData":{"id":569,"type":"article-journal","abstract":"Abstract. Road surface types not only influence the accessibility of road networks and socio-economic development but also serve as a critical data source for evaluating the United Nations Sustainable Development Goal (SDG) 9.1. Existing research indicates that Africa generally has a low road paved rate, which limits local socio-economic development. Although the International Road Federation (IRF) provides statistical data on paved road length and road paved rates for certain African countries, this data neither covers all African countries nor specifies the surface type of individual roads, making it challenging to support decision-making for improving Africa's road infrastructure. To address this gap, this study developed the first dataset for 50 African countries and regions, incorporating the surface type of every road. This was achieved using multi-source geospatial data and a tabular deep learning model. The core methodology involved designing 16 proxy indicators across three dimensions – derived from five open geospatial datasets (OpenStreetMap road data, GDP data, population distribution data, building height data, and land cover data) – to infer road surface types across Africa. Key findings include: the accuracy of the African road surface type dataset ranges from 77 % to 96 %, with F1 scores between 0.76 and 0.96. Total road length, paved road length, and road paved rates calculated from this dataset show high correlation (correlation coefficients: 0.69–0.94) with corresponding IRF statistics. Notably, the road paved rate also exhibits strong correlation with GNI per capita and the Human Development Index (HDI) (correlation coefficients: 0.80–0.83), validating the reliability of the dataset. Spatial analysis of African road paved rates at national, provincial, and county scales revealed an average paved rate of only 17.4 % across the 50 countries and regions. A distinct pattern emerged, with “higher paved rates in the north and south and lower rates in the central region”; the average paved rate north of the Sahara is approximately three times that of Sub-Saharan Africa (excluding South Africa). The African road surface type dataset developed in this study (https://doi.org/10.6084/m9.figshare.29424107, Liu and Zhou, 2025) not only provides data support for enhancing road infrastructure and evaluating progress toward SDG 9.1 in Africa but may also facilitate research on how road surface types impact road safety, energy consumption, ecological environments, and socio-economic development.","container-title":"Earth System Science Data","DOI":"10.5194/essd-18-267-2026","ISSN":"1866-3516","issue":"1","journalAbbreviation":"Earth Syst. Sci. Data","language":"en","license":"https://creativecommons.org/licenses/by/4.0/","page":"267-285","source":"DOI.org (Crossref)","title":"The first road surface type dataset for 50 African countries and regions","volume":"18","author":[{"family":"Liu","given":"Zixian"},{"family":"Zhou","given":"Qi"},{"family":"Zhang","given":"Fayong"},{"family":"Basommi Laari","given":"Prosper"}],"issued":{"date-parts":[["2026",1,12]]}}}],"schema":"https://github.com/citation-style-language/schema/raw/master/csl-citation.json"} </w:instrText>
      </w:r>
      <w:r>
        <w:fldChar w:fldCharType="separate"/>
      </w:r>
      <w:r>
        <w:rPr>
          <w:rFonts w:hint="eastAsia"/>
          <w:vertAlign w:val="superscript"/>
          <w:lang w:eastAsia="zh-CN"/>
        </w:rPr>
        <w:t>20</w:t>
      </w:r>
      <w:r>
        <w:fldChar w:fldCharType="end"/>
      </w:r>
      <w:r>
        <w:t xml:space="preserve">. </w:t>
      </w:r>
      <w:r>
        <w:rPr>
          <w:rFonts w:hint="eastAsia"/>
          <w:lang w:val="en-US" w:eastAsia="zh-CN"/>
        </w:rPr>
        <w:t>A</w:t>
      </w:r>
      <w:r>
        <w:rPr>
          <w:rFonts w:hint="eastAsia"/>
        </w:rPr>
        <w:t xml:space="preserve"> substantial share of African roads are unpaved</w:t>
      </w:r>
      <w:r>
        <w:t>. Under this condition, climate-sensitive segments no longer behave as isolated anomalies that redundant paths can absorb</w:t>
      </w:r>
      <w:r>
        <w:fldChar w:fldCharType="begin"/>
      </w:r>
      <w:r>
        <w:rPr>
          <w:rFonts w:hint="eastAsia"/>
          <w:lang w:eastAsia="zh-CN"/>
        </w:rPr>
        <w:instrText xml:space="preserve"> ADDIN ZOTERO_ITEM CSL_CITATION {"citationID":"avZ8HWE7","properties":{"unsorted":false,"formattedCitation":"&lt;sup&gt;21,22&lt;/sup&gt;","plainCitation":"21,22","noteIndex":0},"citationItems":[{"id":596,"uris":["http://zotero.org/users/18649917/items/6VZIIYXJ"],"itemData":{"id":596,"type":"article-journal","container-title":"Procedia Engineering","DOI":"10.1016/j.proeng.2010.07.013","ISSN":"18777058","journalAbbreviation":"Procedia Engineering","language":"en","license":"https://www.elsevier.com/tdm/userlicense/1.0/","page":"129-137","source":"DOI.org (Crossref)","title":"Redundancy importance: Links as rerouting alternatives during road network disruptions","title-short":"Redundancy importance","volume":"3","author":[{"family":"Jenelius","given":"Erik"}],"issued":{"date-parts":[["2010"]]}}},{"id":597,"uris":["http://zotero.org/users/18649917/items/6FI982B3"],"itemData":{"id":597,"type":"article-journal","abstract":"Abstract\n            The adverse effect of climate change continues to expand, and the risks of flooding are increasing. Despite advances in network science and risk analysis, we lack a systematic mathematical framework for road network percolation under the disturbance of flooding. The difficulty is rooted in the unique three-dimensional nature of a flood, where altitude plays a critical role as the third dimension, and the current network-based framework is unsuitable for it. Here we develop a failure model to study the effect of floods on road networks; the result covers 90.6% of road closures and 94.1% of flooded streets resulting from Hurricane Harvey. We study the effects of floods on road networks in China and the United States, showing a discontinuous phase transition, indicating that a small local disturbance may lead to a large-scale systematic malfunction of the entire road network at a critical point. Our integrated approach opens avenues for understanding the resilience of critical infrastructure networks against floods.","container-title":"Nature Communications","DOI":"10.1038/s41467-019-10063-w","ISSN":"2041-1723","issue":"1","journalAbbreviation":"Nat Commun","language":"en","page":"2114","source":"DOI.org (Crossref)","title":"Local floods induce large-scale abrupt failures of road networks","volume":"10","author":[{"family":"Wang","given":"Weiping"},{"family":"Yang","given":"Saini"},{"family":"Stanley","given":"H. Eugene"},{"family":"Gao","given":"Jianxi"}],"issued":{"date-parts":[["2019",5,15]]}}}],"schema":"https://github.com/citation-style-language/schema/raw/master/csl-citation.json"} </w:instrText>
      </w:r>
      <w:r>
        <w:fldChar w:fldCharType="separate"/>
      </w:r>
      <w:r>
        <w:rPr>
          <w:rFonts w:hint="eastAsia"/>
          <w:vertAlign w:val="superscript"/>
          <w:lang w:eastAsia="zh-CN"/>
        </w:rPr>
        <w:t>21,22</w:t>
      </w:r>
      <w:r>
        <w:fldChar w:fldCharType="end"/>
      </w:r>
      <w:r>
        <w:t>. They form the network skeleton itself. Degradation therefore shifts from a local event to a spatially correlated and functionally cumulative erosion of the system</w:t>
      </w:r>
      <w:r>
        <w:fldChar w:fldCharType="begin"/>
      </w:r>
      <w:r>
        <w:rPr>
          <w:rFonts w:hint="eastAsia"/>
          <w:lang w:eastAsia="zh-CN"/>
        </w:rPr>
        <w:instrText xml:space="preserve"> ADDIN ZOTERO_ITEM CSL_CITATION {"citationID":"eNUFpMzZ","properties":{"unsorted":false,"formattedCitation":"&lt;sup&gt;17&lt;/sup&gt;","plainCitation":"17","noteIndex":0},"citationItems":[{"id":529,"uris":["http://zotero.org/users/18649917/items/LSUPIKRX"],"itemData":{"id":529,"type":"article-journal","abstract":"Compound failures occur when urban flooding coincides with traffic congestion, and their impact on network connectivity is poorly understood. Firstly, either three-dimensional road networks or the traffic on the roads has been considered, but not both. Secondly, we lack network science frameworks to consider compound failures in infrastructure networks. Here we present a network-theory-based framework that bridges this gap by considering compound structural, functional, and topological failures. We analyze high-resolution traffic data using network percolation theory to study the response of the transportation network in Harris County, Texas, US to Hurricane Harvey in 2017. We find that 2.2% of flood-induced compound failure may lead to a reduction in the size of the largest cluster where network connectivity exists, the giant component, 17.7%. We conclude that indirect effects, such as changes in traffic patterns, must be accounted for when assessing the impacts of flooding on transportation network connectivity and functioning.","container-title":"Communications Earth &amp; Environment","DOI":"10.1038/s43247-022-00366-0","ISSN":"2662-4435","issue":"1","journalAbbreviation":"Communications Earth &amp; Environment","page":"38","title":"Modest flooding can trigger catastrophic road network collapse due to compound failure","volume":"3","author":[{"family":"Dong","given":"Shangjia"},{"family":"Gao","given":"Xinyu"},{"family":"Mostafavi","given":"Ali"},{"family":"Gao","given":"Jianxi"}],"issued":{"date-parts":[["2022",2,23]]}}}],"schema":"https://github.com/citation-style-language/schema/raw/master/csl-citation.json"} </w:instrText>
      </w:r>
      <w:r>
        <w:fldChar w:fldCharType="separate"/>
      </w:r>
      <w:r>
        <w:rPr>
          <w:rFonts w:hint="eastAsia"/>
          <w:vertAlign w:val="superscript"/>
          <w:lang w:eastAsia="zh-CN"/>
        </w:rPr>
        <w:t>17</w:t>
      </w:r>
      <w:r>
        <w:fldChar w:fldCharType="end"/>
      </w:r>
      <w:r>
        <w:t xml:space="preserve">. </w:t>
      </w:r>
    </w:p>
    <w:p w14:paraId="0E32E421">
      <w:pPr>
        <w:pStyle w:val="3"/>
        <w:keepNext w:val="0"/>
        <w:rPr>
          <w:i w:val="0"/>
          <w:iCs w:val="0"/>
          <w:color w:val="000000"/>
        </w:rPr>
      </w:pPr>
      <w:bookmarkStart w:id="13" w:name="_135"/>
      <w:r>
        <mc:AlternateContent>
          <mc:Choice Requires="wps">
            <w:drawing>
              <wp:inline distT="0" distB="0" distL="114300" distR="114300">
                <wp:extent cx="5184775" cy="7734300"/>
                <wp:effectExtent l="0" t="0" r="22225" b="12700"/>
                <wp:docPr id="10" name="文本框 10"/>
                <wp:cNvGraphicFramePr/>
                <a:graphic xmlns:a="http://schemas.openxmlformats.org/drawingml/2006/main">
                  <a:graphicData uri="http://schemas.microsoft.com/office/word/2010/wordprocessingShape">
                    <wps:wsp>
                      <wps:cNvSpPr txBox="1"/>
                      <wps:spPr>
                        <a:xfrm>
                          <a:off x="1169035" y="3416935"/>
                          <a:ext cx="5184775" cy="7734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A4ADB3">
                            <w:pPr>
                              <w:rPr>
                                <w:rFonts w:hint="default" w:eastAsiaTheme="minorEastAsia"/>
                                <w:lang w:val="en-US" w:eastAsia="zh-CN"/>
                              </w:rPr>
                            </w:pPr>
                            <w:r>
                              <w:rPr>
                                <w:rFonts w:hint="default" w:eastAsiaTheme="minorEastAsia"/>
                                <w:lang w:val="en-US" w:eastAsia="zh-CN"/>
                              </w:rPr>
                              <w:drawing>
                                <wp:inline distT="0" distB="0" distL="114300" distR="114300">
                                  <wp:extent cx="5036185" cy="5851525"/>
                                  <wp:effectExtent l="0" t="0" r="0" b="0"/>
                                  <wp:docPr id="14" name="图片 14" descr="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24"/>
                                          <pic:cNvPicPr>
                                            <a:picLocks noChangeAspect="1"/>
                                          </pic:cNvPicPr>
                                        </pic:nvPicPr>
                                        <pic:blipFill>
                                          <a:blip r:embed="rId10"/>
                                          <a:srcRect l="1858" t="829" r="4835"/>
                                          <a:stretch>
                                            <a:fillRect/>
                                          </a:stretch>
                                        </pic:blipFill>
                                        <pic:spPr>
                                          <a:xfrm>
                                            <a:off x="0" y="0"/>
                                            <a:ext cx="5036185" cy="5851525"/>
                                          </a:xfrm>
                                          <a:prstGeom prst="rect">
                                            <a:avLst/>
                                          </a:prstGeom>
                                        </pic:spPr>
                                      </pic:pic>
                                    </a:graphicData>
                                  </a:graphic>
                                </wp:inline>
                              </w:drawing>
                            </w:r>
                          </w:p>
                          <w:p w14:paraId="67039BDD">
                            <w:pPr>
                              <w:keepNext w:val="0"/>
                              <w:keepLines w:val="0"/>
                              <w:pageBreakBefore w:val="0"/>
                              <w:widowControl/>
                              <w:kinsoku/>
                              <w:wordWrap/>
                              <w:overflowPunct/>
                              <w:topLinePunct w:val="0"/>
                              <w:bidi w:val="0"/>
                              <w:adjustRightInd/>
                              <w:snapToGrid w:val="0"/>
                              <w:jc w:val="both"/>
                              <w:textAlignment w:val="auto"/>
                              <w:rPr>
                                <w:rFonts w:hint="default" w:eastAsia="微软雅黑"/>
                                <w:lang w:val="en-US" w:eastAsia="zh-CN"/>
                              </w:rPr>
                            </w:pPr>
                            <w:r>
                              <w:rPr>
                                <w:rFonts w:ascii="Times New Roman Bold" w:hAnsi="Times New Roman Bold" w:eastAsia="微软雅黑" w:cs="Times New Roman Bold"/>
                                <w:b/>
                                <w:bCs/>
                                <w:color w:val="000000"/>
                                <w:sz w:val="21"/>
                                <w:szCs w:val="21"/>
                                <w:lang w:bidi="ar"/>
                              </w:rPr>
                              <w:t xml:space="preserve">Fig. </w:t>
                            </w:r>
                            <w:r>
                              <w:rPr>
                                <w:rFonts w:hint="default" w:ascii="Times New Roman Bold" w:hAnsi="Times New Roman Bold" w:eastAsia="微软雅黑" w:cs="Times New Roman Bold"/>
                                <w:b/>
                                <w:bCs/>
                                <w:color w:val="000000"/>
                                <w:sz w:val="21"/>
                                <w:szCs w:val="21"/>
                                <w:lang w:val="en-US" w:bidi="ar"/>
                              </w:rPr>
                              <w:t>5</w:t>
                            </w:r>
                            <w:r>
                              <w:rPr>
                                <w:rFonts w:ascii="Times New Roman Bold" w:hAnsi="Times New Roman Bold" w:eastAsia="微软雅黑" w:cs="Times New Roman Bold"/>
                                <w:b/>
                                <w:bCs/>
                                <w:color w:val="000000"/>
                                <w:sz w:val="21"/>
                                <w:szCs w:val="21"/>
                                <w:lang w:bidi="ar"/>
                              </w:rPr>
                              <w:t xml:space="preserve"> | </w:t>
                            </w:r>
                            <w:r>
                              <w:rPr>
                                <w:rFonts w:hint="eastAsia" w:ascii="Times New Roman Bold" w:hAnsi="Times New Roman Bold" w:eastAsia="微软雅黑" w:cs="Times New Roman Bold"/>
                                <w:b/>
                                <w:bCs/>
                                <w:color w:val="000000"/>
                                <w:sz w:val="21"/>
                                <w:szCs w:val="21"/>
                                <w:lang w:bidi="ar"/>
                              </w:rPr>
                              <w:t>Persistent bottlenecks enable high-leverage reversal of climate isolation.</w:t>
                            </w:r>
                            <w:r>
                              <w:rPr>
                                <w:rFonts w:hint="default" w:ascii="Times New Roman Bold" w:hAnsi="Times New Roman Bold" w:eastAsia="微软雅黑" w:cs="Times New Roman Bold"/>
                                <w:b/>
                                <w:bCs/>
                                <w:color w:val="000000"/>
                                <w:sz w:val="21"/>
                                <w:szCs w:val="21"/>
                                <w:lang w:val="en-US" w:bidi="ar"/>
                              </w:rPr>
                              <w:t xml:space="preserve"> a, </w:t>
                            </w:r>
                            <w:r>
                              <w:rPr>
                                <w:rFonts w:hint="default" w:ascii="Times New Roman" w:hAnsi="Times New Roman" w:eastAsia="微软雅黑" w:cs="Times New Roman"/>
                                <w:b w:val="0"/>
                                <w:bCs w:val="0"/>
                                <w:color w:val="000000"/>
                                <w:sz w:val="21"/>
                                <w:szCs w:val="21"/>
                                <w:lang w:val="en-US" w:bidi="ar"/>
                              </w:rPr>
                              <w:t>Temporal stability of priority bottlenecks across future climate periods, quantified by Spearman rank correlation and Jaccard overlap between present-day and future top-ranked unpaved road segments. Spatial rank changes are shown in Supplementary Fig. S3.</w:t>
                            </w:r>
                            <w:r>
                              <w:rPr>
                                <w:rFonts w:hint="default" w:ascii="Times New Roman Bold" w:hAnsi="Times New Roman Bold" w:eastAsia="微软雅黑" w:cs="Times New Roman Bold"/>
                                <w:b/>
                                <w:bCs/>
                                <w:color w:val="000000"/>
                                <w:sz w:val="21"/>
                                <w:szCs w:val="21"/>
                                <w:lang w:val="en-US" w:eastAsia="zh-CN" w:bidi="ar"/>
                              </w:rPr>
                              <w:t xml:space="preserve"> b,</w:t>
                            </w:r>
                            <w:r>
                              <w:rPr>
                                <w:rFonts w:hint="eastAsia" w:eastAsia="微软雅黑" w:cs="Times New Roman"/>
                                <w:b w:val="0"/>
                                <w:bCs w:val="0"/>
                                <w:color w:val="000000"/>
                                <w:sz w:val="21"/>
                                <w:szCs w:val="21"/>
                                <w:lang w:val="en-US" w:eastAsia="zh-CN" w:bidi="ar"/>
                              </w:rPr>
                              <w:t xml:space="preserve"> Recovery of lost network efficiency under random, climate-vulnerability-guided and network-importance-guided paving strategies. </w:t>
                            </w:r>
                            <w:r>
                              <w:rPr>
                                <w:rFonts w:hint="default" w:ascii="Times New Roman Bold" w:hAnsi="Times New Roman Bold" w:eastAsia="微软雅黑" w:cs="Times New Roman Bold"/>
                                <w:b/>
                                <w:bCs/>
                                <w:color w:val="000000"/>
                                <w:sz w:val="21"/>
                                <w:szCs w:val="21"/>
                                <w:lang w:val="en-US" w:eastAsia="zh-CN" w:bidi="ar"/>
                              </w:rPr>
                              <w:t>c,</w:t>
                            </w:r>
                            <w:r>
                              <w:rPr>
                                <w:rFonts w:hint="eastAsia" w:eastAsia="微软雅黑" w:cs="Times New Roman"/>
                                <w:b w:val="0"/>
                                <w:bCs w:val="0"/>
                                <w:color w:val="000000"/>
                                <w:sz w:val="21"/>
                                <w:szCs w:val="21"/>
                                <w:lang w:val="en-US" w:eastAsia="zh-CN" w:bidi="ar"/>
                              </w:rPr>
                              <w:t xml:space="preserve"> Spatial distribution of high-priority unpaved road bottlenecks across Africa, with darker red indicating higher priority. </w:t>
                            </w:r>
                            <w:r>
                              <w:rPr>
                                <w:rFonts w:hint="default" w:ascii="Times New Roman Bold" w:hAnsi="Times New Roman Bold" w:eastAsia="微软雅黑" w:cs="Times New Roman Bold"/>
                                <w:b/>
                                <w:bCs/>
                                <w:color w:val="000000"/>
                                <w:sz w:val="21"/>
                                <w:szCs w:val="21"/>
                                <w:lang w:val="en-US" w:eastAsia="zh-CN" w:bidi="ar"/>
                              </w:rPr>
                              <w:t>d,</w:t>
                            </w:r>
                            <w:r>
                              <w:rPr>
                                <w:rFonts w:hint="eastAsia" w:eastAsia="微软雅黑" w:cs="Times New Roman"/>
                                <w:b w:val="0"/>
                                <w:bCs w:val="0"/>
                                <w:color w:val="000000"/>
                                <w:sz w:val="21"/>
                                <w:szCs w:val="21"/>
                                <w:lang w:val="en-US" w:eastAsia="zh-CN" w:bidi="ar"/>
                              </w:rPr>
                              <w:t xml:space="preserve"> Population-weighted accessibility loss and recovery. The left panel shows climate-attributed loss under extreme weather; the centre and right panels show paving-attributed recovery after targeted paving of 0.1% and 2.0% of unpaved roads, respectively. Darker colours indicate larger losses or recovery gains.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09pt;width:408.25pt;" fillcolor="#FFFFFF [3201]" filled="t" stroked="f" coordsize="21600,21600" o:gfxdata="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ZdSXvSAAAA&#10;BgEAAA8AAAAAAAAAAQAgAAAAIgAAAGRycy9kb3ducmV2LnhtbFBLAQIUABQAAAAIAIdO4kA19ejU&#10;XAIAAJ4EAAAOAAAAAAAAAAEAIAAAACEBAABkcnMvZTJvRG9jLnhtbFBLBQYAAAAABgAGAFkBAADv&#10;BQAAAAA=&#10;">
                <v:fill on="t" focussize="0,0"/>
                <v:stroke on="f" weight="0.5pt"/>
                <v:imagedata o:title=""/>
                <o:lock v:ext="edit" aspectratio="f"/>
                <v:textbox>
                  <w:txbxContent>
                    <w:p w14:paraId="2CA4ADB3">
                      <w:pPr>
                        <w:rPr>
                          <w:rFonts w:hint="default" w:eastAsiaTheme="minorEastAsia"/>
                          <w:lang w:val="en-US" w:eastAsia="zh-CN"/>
                        </w:rPr>
                      </w:pPr>
                      <w:r>
                        <w:rPr>
                          <w:rFonts w:hint="default" w:eastAsiaTheme="minorEastAsia"/>
                          <w:lang w:val="en-US" w:eastAsia="zh-CN"/>
                        </w:rPr>
                        <w:drawing>
                          <wp:inline distT="0" distB="0" distL="114300" distR="114300">
                            <wp:extent cx="5036185" cy="5851525"/>
                            <wp:effectExtent l="0" t="0" r="0" b="0"/>
                            <wp:docPr id="14" name="图片 14" descr="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24"/>
                                    <pic:cNvPicPr>
                                      <a:picLocks noChangeAspect="1"/>
                                    </pic:cNvPicPr>
                                  </pic:nvPicPr>
                                  <pic:blipFill>
                                    <a:blip r:embed="rId10"/>
                                    <a:srcRect l="1858" t="829" r="4835"/>
                                    <a:stretch>
                                      <a:fillRect/>
                                    </a:stretch>
                                  </pic:blipFill>
                                  <pic:spPr>
                                    <a:xfrm>
                                      <a:off x="0" y="0"/>
                                      <a:ext cx="5036185" cy="5851525"/>
                                    </a:xfrm>
                                    <a:prstGeom prst="rect">
                                      <a:avLst/>
                                    </a:prstGeom>
                                  </pic:spPr>
                                </pic:pic>
                              </a:graphicData>
                            </a:graphic>
                          </wp:inline>
                        </w:drawing>
                      </w:r>
                    </w:p>
                    <w:p w14:paraId="67039BDD">
                      <w:pPr>
                        <w:keepNext w:val="0"/>
                        <w:keepLines w:val="0"/>
                        <w:pageBreakBefore w:val="0"/>
                        <w:widowControl/>
                        <w:kinsoku/>
                        <w:wordWrap/>
                        <w:overflowPunct/>
                        <w:topLinePunct w:val="0"/>
                        <w:bidi w:val="0"/>
                        <w:adjustRightInd/>
                        <w:snapToGrid w:val="0"/>
                        <w:jc w:val="both"/>
                        <w:textAlignment w:val="auto"/>
                        <w:rPr>
                          <w:rFonts w:hint="default" w:eastAsia="微软雅黑"/>
                          <w:lang w:val="en-US" w:eastAsia="zh-CN"/>
                        </w:rPr>
                      </w:pPr>
                      <w:r>
                        <w:rPr>
                          <w:rFonts w:ascii="Times New Roman Bold" w:hAnsi="Times New Roman Bold" w:eastAsia="微软雅黑" w:cs="Times New Roman Bold"/>
                          <w:b/>
                          <w:bCs/>
                          <w:color w:val="000000"/>
                          <w:sz w:val="21"/>
                          <w:szCs w:val="21"/>
                          <w:lang w:bidi="ar"/>
                        </w:rPr>
                        <w:t xml:space="preserve">Fig. </w:t>
                      </w:r>
                      <w:r>
                        <w:rPr>
                          <w:rFonts w:hint="default" w:ascii="Times New Roman Bold" w:hAnsi="Times New Roman Bold" w:eastAsia="微软雅黑" w:cs="Times New Roman Bold"/>
                          <w:b/>
                          <w:bCs/>
                          <w:color w:val="000000"/>
                          <w:sz w:val="21"/>
                          <w:szCs w:val="21"/>
                          <w:lang w:val="en-US" w:bidi="ar"/>
                        </w:rPr>
                        <w:t>5</w:t>
                      </w:r>
                      <w:r>
                        <w:rPr>
                          <w:rFonts w:ascii="Times New Roman Bold" w:hAnsi="Times New Roman Bold" w:eastAsia="微软雅黑" w:cs="Times New Roman Bold"/>
                          <w:b/>
                          <w:bCs/>
                          <w:color w:val="000000"/>
                          <w:sz w:val="21"/>
                          <w:szCs w:val="21"/>
                          <w:lang w:bidi="ar"/>
                        </w:rPr>
                        <w:t xml:space="preserve"> | </w:t>
                      </w:r>
                      <w:r>
                        <w:rPr>
                          <w:rFonts w:hint="eastAsia" w:ascii="Times New Roman Bold" w:hAnsi="Times New Roman Bold" w:eastAsia="微软雅黑" w:cs="Times New Roman Bold"/>
                          <w:b/>
                          <w:bCs/>
                          <w:color w:val="000000"/>
                          <w:sz w:val="21"/>
                          <w:szCs w:val="21"/>
                          <w:lang w:bidi="ar"/>
                        </w:rPr>
                        <w:t>Persistent bottlenecks enable high-leverage reversal of climate isolation.</w:t>
                      </w:r>
                      <w:r>
                        <w:rPr>
                          <w:rFonts w:hint="default" w:ascii="Times New Roman Bold" w:hAnsi="Times New Roman Bold" w:eastAsia="微软雅黑" w:cs="Times New Roman Bold"/>
                          <w:b/>
                          <w:bCs/>
                          <w:color w:val="000000"/>
                          <w:sz w:val="21"/>
                          <w:szCs w:val="21"/>
                          <w:lang w:val="en-US" w:bidi="ar"/>
                        </w:rPr>
                        <w:t xml:space="preserve"> a, </w:t>
                      </w:r>
                      <w:r>
                        <w:rPr>
                          <w:rFonts w:hint="default" w:ascii="Times New Roman" w:hAnsi="Times New Roman" w:eastAsia="微软雅黑" w:cs="Times New Roman"/>
                          <w:b w:val="0"/>
                          <w:bCs w:val="0"/>
                          <w:color w:val="000000"/>
                          <w:sz w:val="21"/>
                          <w:szCs w:val="21"/>
                          <w:lang w:val="en-US" w:bidi="ar"/>
                        </w:rPr>
                        <w:t>Temporal stability of priority bottlenecks across future climate periods, quantified by Spearman rank correlation and Jaccard overlap between present-day and future top-ranked unpaved road segments. Spatial rank changes are shown in Supplementary Fig. S3.</w:t>
                      </w:r>
                      <w:r>
                        <w:rPr>
                          <w:rFonts w:hint="default" w:ascii="Times New Roman Bold" w:hAnsi="Times New Roman Bold" w:eastAsia="微软雅黑" w:cs="Times New Roman Bold"/>
                          <w:b/>
                          <w:bCs/>
                          <w:color w:val="000000"/>
                          <w:sz w:val="21"/>
                          <w:szCs w:val="21"/>
                          <w:lang w:val="en-US" w:eastAsia="zh-CN" w:bidi="ar"/>
                        </w:rPr>
                        <w:t xml:space="preserve"> b,</w:t>
                      </w:r>
                      <w:r>
                        <w:rPr>
                          <w:rFonts w:hint="eastAsia" w:eastAsia="微软雅黑" w:cs="Times New Roman"/>
                          <w:b w:val="0"/>
                          <w:bCs w:val="0"/>
                          <w:color w:val="000000"/>
                          <w:sz w:val="21"/>
                          <w:szCs w:val="21"/>
                          <w:lang w:val="en-US" w:eastAsia="zh-CN" w:bidi="ar"/>
                        </w:rPr>
                        <w:t xml:space="preserve"> Recovery of lost network efficiency under random, climate-vulnerability-guided and network-importance-guided paving strategies. </w:t>
                      </w:r>
                      <w:r>
                        <w:rPr>
                          <w:rFonts w:hint="default" w:ascii="Times New Roman Bold" w:hAnsi="Times New Roman Bold" w:eastAsia="微软雅黑" w:cs="Times New Roman Bold"/>
                          <w:b/>
                          <w:bCs/>
                          <w:color w:val="000000"/>
                          <w:sz w:val="21"/>
                          <w:szCs w:val="21"/>
                          <w:lang w:val="en-US" w:eastAsia="zh-CN" w:bidi="ar"/>
                        </w:rPr>
                        <w:t>c,</w:t>
                      </w:r>
                      <w:r>
                        <w:rPr>
                          <w:rFonts w:hint="eastAsia" w:eastAsia="微软雅黑" w:cs="Times New Roman"/>
                          <w:b w:val="0"/>
                          <w:bCs w:val="0"/>
                          <w:color w:val="000000"/>
                          <w:sz w:val="21"/>
                          <w:szCs w:val="21"/>
                          <w:lang w:val="en-US" w:eastAsia="zh-CN" w:bidi="ar"/>
                        </w:rPr>
                        <w:t xml:space="preserve"> Spatial distribution of high-priority unpaved road bottlenecks across Africa, with darker red indicating higher priority. </w:t>
                      </w:r>
                      <w:r>
                        <w:rPr>
                          <w:rFonts w:hint="default" w:ascii="Times New Roman Bold" w:hAnsi="Times New Roman Bold" w:eastAsia="微软雅黑" w:cs="Times New Roman Bold"/>
                          <w:b/>
                          <w:bCs/>
                          <w:color w:val="000000"/>
                          <w:sz w:val="21"/>
                          <w:szCs w:val="21"/>
                          <w:lang w:val="en-US" w:eastAsia="zh-CN" w:bidi="ar"/>
                        </w:rPr>
                        <w:t>d,</w:t>
                      </w:r>
                      <w:r>
                        <w:rPr>
                          <w:rFonts w:hint="eastAsia" w:eastAsia="微软雅黑" w:cs="Times New Roman"/>
                          <w:b w:val="0"/>
                          <w:bCs w:val="0"/>
                          <w:color w:val="000000"/>
                          <w:sz w:val="21"/>
                          <w:szCs w:val="21"/>
                          <w:lang w:val="en-US" w:eastAsia="zh-CN" w:bidi="ar"/>
                        </w:rPr>
                        <w:t xml:space="preserve"> Population-weighted accessibility loss and recovery. The left panel shows climate-attributed loss under extreme weather; the centre and right panels show paving-attributed recovery after targeted paving of 0.1% and 2.0% of unpaved roads, respectively. Darker colours indicate larger losses or recovery gains.</w:t>
                      </w:r>
                    </w:p>
                  </w:txbxContent>
                </v:textbox>
                <w10:wrap type="none"/>
                <w10:anchorlock/>
              </v:shape>
            </w:pict>
          </mc:Fallback>
        </mc:AlternateContent>
      </w:r>
    </w:p>
    <w:bookmarkEnd w:id="13"/>
    <w:p w14:paraId="34F0B9BB">
      <w:pPr>
        <w:snapToGrid w:val="0"/>
        <w:spacing w:before="60" w:after="60"/>
        <w:jc w:val="both"/>
      </w:pPr>
      <w:bookmarkStart w:id="14" w:name="_143"/>
      <w:r>
        <w:t xml:space="preserve">We observe consistent nonlinear amplification across continental, national and </w:t>
      </w:r>
      <w:r>
        <w:rPr>
          <w:rFonts w:hint="eastAsia"/>
        </w:rPr>
        <w:t>city-network scales</w:t>
      </w:r>
      <w:r>
        <w:t>. This indicates that resilience frameworks derived from paved networks have limited applicability in unpaved-dominant systems. The consequence of climate shock is a structural collapse of connectivity, rather than a proportional decay of infrastructure performance.</w:t>
      </w:r>
    </w:p>
    <w:p w14:paraId="4BB3A7B2">
      <w:pPr>
        <w:snapToGrid w:val="0"/>
        <w:spacing w:before="60" w:after="60"/>
        <w:jc w:val="both"/>
      </w:pPr>
      <w:r>
        <w:t xml:space="preserve">The finding also changes how climate adaptation investment for African roads should be prioritized. Exposure-ranked practice rests on an untested assumption. It assumes that the most climate-vulnerable segments are also the largest contributors to system accessibility. Our results show a clear spatial mismatch between the two. High climate vulnerability is widespread across nearly half of all unpaved roads. Structural bottlenecks defined by the intersection of climate vulnerability and network importance, however, account for only </w:t>
      </w:r>
      <w:r>
        <w:rPr>
          <w:rFonts w:hint="eastAsia"/>
          <w:lang w:val="en-US" w:eastAsia="zh-CN"/>
        </w:rPr>
        <w:t>4.9%</w:t>
      </w:r>
      <w:r>
        <w:t xml:space="preserve">. </w:t>
      </w:r>
      <w:r>
        <w:rPr>
          <w:rFonts w:hint="eastAsia"/>
        </w:rPr>
        <w:t>Targeted paving guided by network importance restores 71.7% of lost network efficiency by upgrading only 0.1% of unpaved roads, and more than 90% by upgrading 1.0%.</w:t>
      </w:r>
      <w:r>
        <w:t xml:space="preserve"> Its leverage clearly exceeds that of exposure-based or random selection. These results extend the established criticality and vulnerability coupling paradigm to the unpaved-dominant continental scale. They support broadening the decision basis from single-dimensional exposure ranking to a coupled assessment of climate risk and network topology</w:t>
      </w:r>
      <w:r>
        <w:fldChar w:fldCharType="begin"/>
      </w:r>
      <w:r>
        <w:rPr>
          <w:rFonts w:hint="eastAsia"/>
          <w:lang w:eastAsia="zh-CN"/>
        </w:rPr>
        <w:instrText xml:space="preserve"> ADDIN ZOTERO_ITEM CSL_CITATION {"citationID":"rxgnlOpc","properties":{"unsorted":false,"formattedCitation":"&lt;sup&gt;23,24&lt;/sup&gt;","plainCitation":"23,24","noteIndex":0},"citationItems":[{"id":601,"uris":["http://zotero.org/users/18649917/items/8CP4EZ6H"],"itemData":{"id":601,"type":"article-journal","container-title":"Journal of Transport Geography","DOI":"10.1016/j.jtrangeo.2020.102691","ISSN":"09666923","journalAbbreviation":"Journal of Transport Geography","language":"en","page":"102691","source":"DOI.org (Crossref)","title":"Identification of critical sections of the Spanish transport system due to climate scenarios","volume":"84","author":[{"family":"Ortega","given":"Emilio"},{"family":"Martín","given":"Belén"},{"family":"Aparicio","given":"Ángel"}],"issued":{"date-parts":[["2020",4]]}}},{"id":602,"uris":["http://zotero.org/users/18649917/items/A4WPGPBF"],"itemData":{"id":602,"type":"article-journal","container-title":"Transport Reviews","DOI":"10.1080/01441647.2019.1703843","ISSN":"0144-1647, 1464-5327","issue":"2","journalAbbreviation":"Transport Reviews","language":"en","page":"241-264","source":"DOI.org (Crossref)","title":"Transport network criticality metrics: a comparative analysis and a guideline for selection","title-short":"Transport network criticality metrics","volume":"40","author":[{"family":"Jafino","given":"Bramka Arga"},{"family":"Kwakkel","given":"Jan"},{"family":"Verbraeck","given":"Alexander"}],"issued":{"date-parts":[["2020",3,3]]}}}],"schema":"https://github.com/citation-style-language/schema/raw/master/csl-citation.json"} </w:instrText>
      </w:r>
      <w:r>
        <w:fldChar w:fldCharType="separate"/>
      </w:r>
      <w:r>
        <w:rPr>
          <w:rFonts w:hint="eastAsia"/>
          <w:vertAlign w:val="superscript"/>
          <w:lang w:eastAsia="zh-CN"/>
        </w:rPr>
        <w:t>23,24</w:t>
      </w:r>
      <w:r>
        <w:fldChar w:fldCharType="end"/>
      </w:r>
      <w:r>
        <w:t>. They also provide an operational pathway to maximum system resilience under extreme budget constraints with minimal physical intervention</w:t>
      </w:r>
      <w:r>
        <w:fldChar w:fldCharType="begin"/>
      </w:r>
      <w:r>
        <w:rPr>
          <w:rFonts w:hint="eastAsia"/>
          <w:lang w:eastAsia="zh-CN"/>
        </w:rPr>
        <w:instrText xml:space="preserve"> ADDIN ZOTERO_ITEM CSL_CITATION {"citationID":"gTdAaPNk","properties":{"unsorted":false,"formattedCitation":"&lt;sup&gt;25&lt;/sup&gt;","plainCitation":"25","noteIndex":0},"citationItems":[{"id":604,"uris":["http://zotero.org/users/18649917/items/U54S6VDP"],"itemData":{"id":604,"type":"article-journal","abstract":"Abstract\n            Whether it be the passengers’ mobility demand in transportation systems, or the consumers’ energy demand in power grids, the primary purpose of many infrastructure networks is to best serve this flow demand. In reality, the volume of flow demand fluctuates unevenly across complex networks while simultaneously being hindered by some form of congestion or overload. Nevertheless, there is little known about how the heterogeneity of flow demand influences the network flow dynamics under congestion. To explore this, we introduce a percolation-based network analysis framework underpinned by flow heterogeneity. Thereby, we theoretically identify bottleneck links with guaranteed decisive impact on how flows are passed through the network. The effectiveness of the framework is demonstrated on large-scale real transportation networks, where mitigating the congestion on a small fraction of the links identified as bottlenecks results in a significant network improvement.","container-title":"Nature Communications","DOI":"10.1038/s41467-021-21483-y","ISSN":"2041-1723","issue":"1","journalAbbreviation":"Nat Commun","language":"en","page":"1254","source":"DOI.org (Crossref)","title":"Percolation of heterogeneous flows uncovers the bottlenecks of infrastructure networks","volume":"12","author":[{"family":"Hamedmoghadam","given":"Homayoun"},{"family":"Jalili","given":"Mahdi"},{"family":"Vu","given":"Hai L."},{"family":"Stone","given":"Lewi"}],"issued":{"date-parts":[["2021",2,23]]}}}],"schema":"https://github.com/citation-style-language/schema/raw/master/csl-citation.json"} </w:instrText>
      </w:r>
      <w:r>
        <w:fldChar w:fldCharType="separate"/>
      </w:r>
      <w:r>
        <w:rPr>
          <w:rFonts w:hint="eastAsia"/>
          <w:vertAlign w:val="superscript"/>
          <w:lang w:eastAsia="zh-CN"/>
        </w:rPr>
        <w:t>25</w:t>
      </w:r>
      <w:r>
        <w:fldChar w:fldCharType="end"/>
      </w:r>
      <w:r>
        <w:t>.</w:t>
      </w:r>
    </w:p>
    <w:p w14:paraId="6754EEF0">
      <w:pPr>
        <w:snapToGrid w:val="0"/>
        <w:spacing w:before="60" w:after="60"/>
        <w:jc w:val="both"/>
      </w:pPr>
      <w:r>
        <w:rPr>
          <w:rFonts w:hint="eastAsia"/>
        </w:rPr>
        <w:t>Our analysis covers 49 African countries, enabling continent-scale comparison under a consistent framework.</w:t>
      </w:r>
      <w:r>
        <w:t xml:space="preserve"> It cannot, however, fully capture local factors such as drainage quality, bridge vulnerability, maintenance status and informal alternative routes</w:t>
      </w:r>
      <w:r>
        <w:fldChar w:fldCharType="begin"/>
      </w:r>
      <w:r>
        <w:rPr>
          <w:rFonts w:hint="eastAsia"/>
          <w:lang w:eastAsia="zh-CN"/>
        </w:rPr>
        <w:instrText xml:space="preserve"> ADDIN ZOTERO_ITEM CSL_CITATION {"citationID":"0UP5xQgs","properties":{"unsorted":false,"formattedCitation":"&lt;sup&gt;26&lt;/sup&gt;","plainCitation":"26","noteIndex":0},"citationItems":[{"id":606,"uris":["http://zotero.org/users/18649917/items/GQ7D56DJ"],"itemData":{"id":606,"type":"article-journal","abstract":"Understanding how roads behave is necessary both for their design and also to make sure that suitable and appropriate maintenance is programmed and carried out effectively. The problem is that this is not an easy task because there are many variables that affect road performance, and these differ from place to place. This is true of both paved and unpaved roads. Most countries have a large network of rural unpaved roads that require regular maintenance at relatively high total cost over many years. If the performance of such roads can be improved, especially in whole life terms, their costs can be reduced. Decision support tools such as the highway development and management system have been developed based on several studies in different countries. The performance models developed as a result of these studies often contain many variables and require extensive data collection before they can be used. This is often beyond the resources available. To improve this situation and to develop better understanding of the performance of gravel roads, this study was undertaken in six countries. It was found that two material characteristics, namely plasticity product and grading modulus, had a major effect on the performance of gravel roads, and were found to predict the performance of gravel roads to an acceptable level of accuracy. The results of the study were used to develop a simple life-cycle costing model for gravel roads that allows engineers to improve the performance of gravel roads and to reduce whole life costs.","container-title":"Sustainability","DOI":"10.3390/su12114512","ISSN":"2071-1050","issue":"11","journalAbbreviation":"Sustainability","language":"en","page":"4512","source":"DOI.org (Crossref)","title":"Development of a Simplified Agency Life-Cycle Costing Tool for Gravel Roads","volume":"12","author":[{"family":"Rolt","given":"John"},{"family":"Mukura","given":"Kenneth"},{"family":"Otto","given":"Andrew"}],"issued":{"date-parts":[["2020",6,2]]}}}],"schema":"https://github.com/citation-style-language/schema/raw/master/csl-citation.json"} </w:instrText>
      </w:r>
      <w:r>
        <w:fldChar w:fldCharType="separate"/>
      </w:r>
      <w:r>
        <w:rPr>
          <w:rFonts w:hint="eastAsia"/>
          <w:vertAlign w:val="superscript"/>
          <w:lang w:eastAsia="zh-CN"/>
        </w:rPr>
        <w:t>26</w:t>
      </w:r>
      <w:r>
        <w:fldChar w:fldCharType="end"/>
      </w:r>
      <w:r>
        <w:t>. The conversion from climate exposur</w:t>
      </w:r>
      <w:r>
        <w:rPr>
          <w:highlight w:val="none"/>
        </w:rPr>
        <w:t xml:space="preserve">e to speed degradation uses a simplified HDM-4 framework. Actual road performance reflects the interaction of local rainfall intensity, soil type and maintenance capacity. </w:t>
      </w:r>
      <w:r>
        <w:rPr>
          <w:rFonts w:hint="eastAsia"/>
          <w:highlight w:val="none"/>
        </w:rPr>
        <w:t>Even so, independent event-based comparisons for Cyclone Idai in central Mozambique and the 2024 Kenya floods show that the model recovers the main corridor-scale geographies of disruption, supporting the realism of the underlying accessibility-loss mechanism (</w:t>
      </w:r>
      <w:r>
        <w:rPr>
          <w:rFonts w:hint="eastAsia" w:ascii="Times New Roman Regular" w:hAnsi="Times New Roman Regular" w:cs="Times New Roman Regular"/>
          <w:highlight w:val="none"/>
        </w:rPr>
        <w:t>Supplementary Figure.</w:t>
      </w:r>
      <w:r>
        <w:rPr>
          <w:rFonts w:hint="eastAsia" w:ascii="Times New Roman Regular" w:hAnsi="Times New Roman Regular" w:cs="Times New Roman Regular"/>
          <w:highlight w:val="none"/>
          <w:lang w:val="en-US" w:eastAsia="zh-CN"/>
        </w:rPr>
        <w:t>1-2</w:t>
      </w:r>
      <w:r>
        <w:rPr>
          <w:rFonts w:hint="eastAsia"/>
          <w:highlight w:val="none"/>
        </w:rPr>
        <w:t>).</w:t>
      </w:r>
      <w:r>
        <w:rPr>
          <w:highlight w:val="none"/>
        </w:rPr>
        <w:t xml:space="preserve"> </w:t>
      </w:r>
      <w:r>
        <w:rPr>
          <w:rFonts w:hint="eastAsia"/>
          <w:highlight w:val="none"/>
        </w:rPr>
        <w:t xml:space="preserve">Travel-time increases should therefore be interpreted as scenario-based indicators of structural risk rather than exact reconstructions of individual events. </w:t>
      </w:r>
      <w:r>
        <w:rPr>
          <w:highlight w:val="none"/>
        </w:rPr>
        <w:t>Structural bottlenecks are identified from static network importance under a single shock. Under multi-event sequences and flow redistribution, the set of</w:t>
      </w:r>
      <w:r>
        <w:t xml:space="preserve"> critical segments may shift dynamically</w:t>
      </w:r>
      <w:r>
        <w:fldChar w:fldCharType="begin"/>
      </w:r>
      <w:r>
        <w:rPr>
          <w:rFonts w:hint="eastAsia"/>
          <w:lang w:eastAsia="zh-CN"/>
        </w:rPr>
        <w:instrText xml:space="preserve"> ADDIN ZOTERO_ITEM CSL_CITATION {"citationID":"8E8dKSOw","properties":{"unsorted":false,"formattedCitation":"&lt;sup&gt;27&lt;/sup&gt;","plainCitation":"27","noteIndex":0},"citationItems":[{"id":608,"uris":["http://zotero.org/users/18649917/items/JBE82ZAZ"],"itemData":{"id":608,"type":"article-journal","container-title":"Transportation Research Part C: Emerging Technologies","DOI":"10.1016/j.trc.2023.104017","ISSN":"0968090X","journalAbbreviation":"Transportation Research Part C: Emerging Technologies","language":"en","page":"104017","source":"DOI.org (Crossref)","title":"Reliability of the traffic network against cascading failures with individuals acting independently or collectively","volume":"147","author":[{"family":"Duan","given":"Jinxiao"},{"family":"Li","given":"Daqing"},{"family":"Huang","given":"Hai-Jun"}],"issued":{"date-parts":[["2023",2]]}}}],"schema":"https://github.com/citation-style-language/schema/raw/master/csl-citation.json"} </w:instrText>
      </w:r>
      <w:r>
        <w:fldChar w:fldCharType="separate"/>
      </w:r>
      <w:r>
        <w:rPr>
          <w:rFonts w:hint="eastAsia"/>
          <w:vertAlign w:val="superscript"/>
          <w:lang w:eastAsia="zh-CN"/>
        </w:rPr>
        <w:t>27</w:t>
      </w:r>
      <w:r>
        <w:fldChar w:fldCharType="end"/>
      </w:r>
      <w:r>
        <w:t>. The targeted set should be treated as a baseline priority rather than a final investment list. The accessibility analysis focuses on travel time to health facilities. It does not yet incorporate behavioural adaptation, modal substitution or emergency response</w:t>
      </w:r>
      <w:r>
        <w:fldChar w:fldCharType="begin"/>
      </w:r>
      <w:r>
        <w:rPr>
          <w:rFonts w:hint="eastAsia"/>
          <w:lang w:eastAsia="zh-CN"/>
        </w:rPr>
        <w:instrText xml:space="preserve"> ADDIN ZOTERO_ITEM CSL_CITATION {"citationID":"GQl2Y9N8","properties":{"unsorted":false,"formattedCitation":"&lt;sup&gt;28&lt;/sup&gt;","plainCitation":"28","noteIndex":0},"citationItems":[{"id":609,"uris":["http://zotero.org/users/18649917/items/Q5QG9QJ6"],"itemData":{"id":609,"type":"article-journal","abstract":"Abstract\n            \n              Background\n              The ability of disaster response, preparedness, and mitigation efforts to assess the loss of physical accessibility to health facilities and to identify impacted populations is key in reducing the humanitarian consequences of disasters. Recent studies use either network- or raster-based approaches to measure accessibility in respect to travel time. Our analysis compares a raster- and a network- based approach that both build on open data with respect to their ability to assess the loss of accessibility due to a severe flood event. As our analysis uses open access data, the approach should be transferable to other flood-prone sites to support decision-makers in the preparation of disaster mitigation and preparedness plans.\n            \n            \n              Methods\n              Our study is based on the flood events following Cyclone Idai in Mozambique in 2019 and uses both raster- and network-based approaches to compare accessibility to health sites under normal conditions to the aftermath of the cyclone to assess the loss of accessibility. Part of the assessment is a modified centrality indicator, which identifies the specific use of the road network for the population to reach health facilities.\n            \n            \n              Results\n              Results for the raster- and the network-based approaches differed by about 300,000 inhabitants (~ 800,000 to ~ 500,000) losing accessibility to healthcare sites. The discrepancy was related to the incomplete mapping of road networks and affected the network-based approach to a higher degree. The modified centrality indicator allowed us to identify road segments that were most likely to suffer from flooding and to highlight potential backup roads in disaster settings.\n            \n            \n              Conclusions\n              The different results obtained between the raster- and network-based methods indicate the importance of data quality assessments in addition to accessibility assessments as well as the importance of fostering mapping campaigns in large parts of the Global South. Data quality is therefore a key parameter when deciding which method is best suited for local conditions. Another important aspect is the required spatial resolution of the results. Identification of critical segments of the road network provides essential information to prepare for potential disasters.","container-title":"International Journal of Health Geographics","DOI":"10.1186/s12942-022-00315-2","ISSN":"1476-072X","issue":"1","journalAbbreviation":"Int J Health Geogr","language":"en","page":"14","source":"DOI.org (Crossref)","title":"Assessing road criticality and loss of healthcare accessibility during floods: the case of Cyclone Idai, Mozambique 2019","title-short":"Assessing road criticality and loss of healthcare accessibility during floods","volume":"21","author":[{"family":"Petricola","given":"Sami"},{"family":"Reinmuth","given":"Marcel"},{"family":"Lautenbach","given":"Sven"},{"family":"Hatfield","given":"Charles"},{"family":"Zipf","given":"Alexander"}],"issued":{"date-parts":[["2022",10,12]]}}}],"schema":"https://github.com/citation-style-language/schema/raw/master/csl-citation.json"} </w:instrText>
      </w:r>
      <w:r>
        <w:fldChar w:fldCharType="separate"/>
      </w:r>
      <w:r>
        <w:rPr>
          <w:rFonts w:hint="eastAsia"/>
          <w:vertAlign w:val="superscript"/>
          <w:lang w:eastAsia="zh-CN"/>
        </w:rPr>
        <w:t>28</w:t>
      </w:r>
      <w:r>
        <w:fldChar w:fldCharType="end"/>
      </w:r>
      <w:r>
        <w:t>. Future work should integrate higher-resolution road condition surveys, actual disruption records and localized repair-cost data. It should also combine these with dynamic criticality analysis under multi-event sequences, so that structural bottlenecks can be translated into actionable investment portfolios.</w:t>
      </w:r>
    </w:p>
    <w:p w14:paraId="36AF5FEB">
      <w:pPr>
        <w:pStyle w:val="3"/>
        <w:keepNext w:val="0"/>
        <w:rPr>
          <w:i w:val="0"/>
          <w:iCs w:val="0"/>
          <w:color w:val="000000"/>
        </w:rPr>
      </w:pPr>
      <w:r>
        <w:rPr>
          <w:i w:val="0"/>
          <w:iCs w:val="0"/>
          <w:color w:val="000000"/>
        </w:rPr>
        <w:t>Methods</w:t>
      </w:r>
      <w:bookmarkEnd w:id="14"/>
      <w:bookmarkStart w:id="15" w:name="_____88"/>
      <w:bookmarkEnd w:id="15"/>
      <w:bookmarkStart w:id="16" w:name="_144"/>
    </w:p>
    <w:bookmarkEnd w:id="16"/>
    <w:p w14:paraId="4D3C38BD">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Bold" w:hAnsi="Times New Roman Bold" w:cs="Times New Roman Bold" w:eastAsiaTheme="minorEastAsia"/>
          <w:b/>
          <w:bCs/>
          <w:sz w:val="24"/>
          <w:szCs w:val="24"/>
          <w:lang w:val="en-US" w:eastAsia="zh-CN" w:bidi="ar-SA"/>
        </w:rPr>
      </w:pPr>
      <w:r>
        <w:rPr>
          <w:rFonts w:hint="default" w:ascii="Times New Roman Bold" w:hAnsi="Times New Roman Bold" w:cs="Times New Roman Bold" w:eastAsiaTheme="minorEastAsia"/>
          <w:b/>
          <w:bCs/>
          <w:sz w:val="24"/>
          <w:szCs w:val="24"/>
          <w:lang w:val="en-US" w:eastAsia="zh-CN" w:bidi="ar-SA"/>
        </w:rPr>
        <w:t>Data</w:t>
      </w:r>
    </w:p>
    <w:p w14:paraId="691E04C9">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eastAsiaTheme="minorEastAsia"/>
          <w:b/>
          <w:bCs/>
          <w:sz w:val="24"/>
          <w:szCs w:val="24"/>
          <w:lang w:val="en-US" w:eastAsia="zh-CN" w:bidi="ar-SA"/>
        </w:rPr>
        <w:t>Road network and terrain attributes.</w:t>
      </w:r>
      <w:r>
        <w:rPr>
          <w:rFonts w:hint="default" w:ascii="Times New Roman Regular" w:hAnsi="Times New Roman Regular" w:cs="Times New Roman Regular"/>
          <w:sz w:val="24"/>
          <w:szCs w:val="24"/>
        </w:rPr>
        <w:t xml:space="preserve"> Road network data for </w:t>
      </w:r>
      <w:r>
        <w:rPr>
          <w:rFonts w:hint="default" w:ascii="Times New Roman Regular" w:hAnsi="Times New Roman Regular" w:cs="Times New Roman Regular"/>
          <w:sz w:val="24"/>
          <w:szCs w:val="24"/>
          <w:lang w:val="en-US" w:eastAsia="zh-CN"/>
        </w:rPr>
        <w:t>49</w:t>
      </w:r>
      <w:r>
        <w:rPr>
          <w:rFonts w:hint="default" w:ascii="Times New Roman Regular" w:hAnsi="Times New Roman Regular" w:cs="Times New Roman Regular"/>
          <w:sz w:val="24"/>
          <w:szCs w:val="24"/>
        </w:rPr>
        <w:t xml:space="preserve"> African countries were obtained from Liu et al</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eastAsia="zh-CN"/>
        </w:rPr>
        <w:instrText xml:space="preserve"> ADDIN ZOTERO_ITEM CSL_CITATION {"citationID":"xSlRuwkH","properties":{"unsorted":false,"formattedCitation":"&lt;sup&gt;20&lt;/sup&gt;","plainCitation":"20","noteIndex":0},"citationItems":[{"id":569,"uris":["http://zotero.org/users/18649917/items/BU4IBCYE"],"itemData":{"id":569,"type":"article-journal","abstract":"Abstract. Road surface types not only influence the accessibility of road networks and socio-economic development but also serve as a critical data source for evaluating the United Nations Sustainable Development Goal (SDG) 9.1. Existing research indicates that Africa generally has a low road paved rate, which limits local socio-economic development. Although the International Road Federation (IRF) provides statistical data on paved road length and road paved rates for certain African countries, this data neither covers all African countries nor specifies the surface type of individual roads, making it challenging to support decision-making for improving Africa's road infrastructure. To address this gap, this study developed the first dataset for 50 African countries and regions, incorporating the surface type of every road. This was achieved using multi-source geospatial data and a tabular deep learning model. The core methodology involved designing 16 proxy indicators across three dimensions – derived from five open geospatial datasets (OpenStreetMap road data, GDP data, population distribution data, building height data, and land cover data) – to infer road surface types across Africa. Key findings include: the accuracy of the African road surface type dataset ranges from 77 % to 96 %, with F1 scores between 0.76 and 0.96. Total road length, paved road length, and road paved rates calculated from this dataset show high correlation (correlation coefficients: 0.69–0.94) with corresponding IRF statistics. Notably, the road paved rate also exhibits strong correlation with GNI per capita and the Human Development Index (HDI) (correlation coefficients: 0.80–0.83), validating the reliability of the dataset. Spatial analysis of African road paved rates at national, provincial, and county scales revealed an average paved rate of only 17.4 % across the 50 countries and regions. A distinct pattern emerged, with “higher paved rates in the north and south and lower rates in the central region”; the average paved rate north of the Sahara is approximately three times that of Sub-Saharan Africa (excluding South Africa). The African road surface type dataset developed in this study (https://doi.org/10.6084/m9.figshare.29424107, Liu and Zhou, 2025) not only provides data support for enhancing road infrastructure and evaluating progress toward SDG 9.1 in Africa but may also facilitate research on how road surface types impact road safety, energy consumption, ecological environments, and socio-economic development.","container-title":"Earth System Science Data","DOI":"10.5194/essd-18-267-2026","ISSN":"1866-3516","issue":"1","journalAbbreviation":"Earth Syst. Sci. Data","language":"en","license":"https://creativecommons.org/licenses/by/4.0/","page":"267-285","source":"DOI.org (Crossref)","title":"The first road surface type dataset for 50 African countries and regions","volume":"18","author":[{"family":"Liu","given":"Zixian"},{"family":"Zhou","given":"Qi"},{"family":"Zhang","given":"Fayong"},{"family":"Basommi Laari","given":"Prosper"}],"issued":{"date-parts":[["2026",1,12]]}}}],"schema":"https://github.com/citation-style-language/schema/raw/master/csl-citation.json"}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eastAsia="zh-CN"/>
        </w:rPr>
        <w:t>20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dataset provides per-segment surface classification (paved or unpaved) at sub-kilometre resolution, with a median segment length of approximately 200 m. Horizontal curvature (deg km</w:t>
      </w:r>
      <w:r>
        <w:rPr>
          <w:rFonts w:hint="default" w:ascii="Times New Roman Regular" w:hAnsi="Times New Roman Regular" w:cs="Times New Roman Regular"/>
          <w:sz w:val="24"/>
          <w:szCs w:val="24"/>
          <w:vertAlign w:val="superscript"/>
        </w:rPr>
        <w:t>−1</w:t>
      </w:r>
      <w:r>
        <w:rPr>
          <w:rFonts w:hint="default" w:ascii="Times New Roman Regular" w:hAnsi="Times New Roman Regular" w:cs="Times New Roman Regular"/>
          <w:sz w:val="24"/>
          <w:szCs w:val="24"/>
          <w:vertAlign w:val="baseline"/>
          <w:lang w:val="en-US"/>
        </w:rPr>
        <w:t>)</w:t>
      </w:r>
      <w:r>
        <w:rPr>
          <w:rFonts w:hint="default" w:ascii="Times New Roman Regular" w:hAnsi="Times New Roman Regular" w:cs="Times New Roman Regular"/>
          <w:sz w:val="24"/>
          <w:szCs w:val="24"/>
        </w:rPr>
        <w:t xml:space="preserve"> was computed from road geometry, and segment slope was extracted from a continental slope raster derived from the Shuttle Radar Topography Mission digital elevation model</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eastAsia="zh-CN"/>
        </w:rPr>
        <w:instrText xml:space="preserve"> ADDIN ZOTERO_ITEM CSL_CITATION {"citationID":"r4UVqkPv","properties":{"unsorted":false,"formattedCitation":"&lt;sup&gt;29&lt;/sup&gt;","plainCitation":"29","noteIndex":0},"citationItems":[{"id":570,"uris":["http://zotero.org/users/18649917/items/LAUYMFQH"],"itemData":{"id":570,"type":"article-journal","abstract":"The Shuttle Radar Topography Mission produced the most complete, highest‐resolution digital elevation model of the Earth. The project was a joint endeavor of NASA, the National Geospatial‐Intelligence Agency, and the German and Italian Space Agencies and flew in February 2000. It used dual radar antennas to acquire interferometric radar data, processed to digital topographic data at 1 arc sec resolution. Details of the development, flight operations, data processing, and products are provided for users of this revolutionary data set.","container-title":"Reviews of Geophysics","DOI":"10.1029/2005RG000183","ISSN":"8755-1209, 1944-9208","issue":"2","journalAbbreviation":"Reviews of Geophysics","language":"en","license":"http://onlinelibrary.wiley.com/termsAndConditions#vor","page":"2005RG000183","source":"DOI.org (Crossref)","title":"The Shuttle Radar Topography Mission","volume":"45","author":[{"family":"Farr","given":"Tom G."},{"family":"Rosen","given":"Paul A."},{"family":"Caro","given":"Edward"},{"family":"Crippen","given":"Robert"},{"family":"Duren","given":"Riley"},{"family":"Hensley","given":"Scott"},{"family":"Kobrick","given":"Michael"},{"family":"Paller","given":"Mimi"},{"family":"Rodriguez","given":"Ernesto"},{"family":"Roth","given":"Ladislav"},{"family":"Seal","given":"David"},{"family":"Shaffer","given":"Scott"},{"family":"Shimada","given":"Joanne"},{"family":"Umland","given":"Jeffrey"},{"family":"Werner","given":"Marian"},{"family":"Oskin","given":"Michael"},{"family":"Burbank","given":"Douglas"},{"family":"Alsdorf","given":"Douglas"}],"issued":{"date-parts":[["2007",6]]}}}],"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eastAsia="zh-CN"/>
        </w:rPr>
        <w:t>29</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processed via Google Earth Engine</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val="en-US" w:eastAsia="zh-CN"/>
        </w:rPr>
        <w:instrText xml:space="preserve"> ADDIN ZOTERO_ITEM CSL_CITATION {"citationID":"VEv2STbM","properties":{"unsorted":false,"formattedCitation":"&lt;sup&gt;30&lt;/sup&gt;","plainCitation":"30","noteIndex":0},"citationItems":[{"id":572,"uris":["http://zotero.org/users/18649917/items/PP9KT2HZ"],"itemData":{"id":572,"type":"article-journal","container-title":"Remote Sensing of Environment","DOI":"10.1016/j.rse.2017.06.031","ISSN":"00344257","journalAbbreviation":"Remote Sensing of Environment","language":"en","page":"18-27","source":"DOI.org (Crossref)","title":"Google Earth Engine: Planetary-scale geospatial analysis for everyone","title-short":"Google Earth Engine","volume":"202","author":[{"family":"Gorelick","given":"Noel"},{"family":"Hancher","given":"Matt"},{"family":"Dixon","given":"Mike"},{"family":"Ilyushchenko","given":"Simon"},{"family":"Thau","given":"David"},{"family":"Moore","given":"Rebecca"}],"issued":{"date-parts":[["2017",12]]}}}],"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val="en-US" w:eastAsia="zh-CN"/>
        </w:rPr>
        <w:t>30</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at 1 km resolution and sampled at each segment centroid. Slope and curvature were used as geometric covariates in the HDM-4-based deterioration model. </w:t>
      </w:r>
    </w:p>
    <w:p w14:paraId="74D76D84">
      <w:pPr>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eastAsiaTheme="minorEastAsia"/>
          <w:b/>
          <w:bCs/>
          <w:sz w:val="24"/>
          <w:szCs w:val="24"/>
          <w:lang w:val="en-US" w:eastAsia="zh-CN" w:bidi="ar-SA"/>
        </w:rPr>
        <w:t>Current and future climate.</w:t>
      </w:r>
      <w:r>
        <w:rPr>
          <w:rFonts w:hint="default" w:ascii="Times New Roman Regular" w:hAnsi="Times New Roman Regular" w:cs="Times New Roman Regular"/>
          <w:sz w:val="24"/>
          <w:szCs w:val="24"/>
        </w:rPr>
        <w:t xml:space="preserve"> Monthly precipitation and soil moisture were derived from the CORDEX Africa regional climate archive at 0.44° spatial resolution</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val="en-US" w:eastAsia="zh-CN"/>
        </w:rPr>
        <w:instrText xml:space="preserve"> ADDIN ZOTERO_ITEM CSL_CITATION {"citationID":"7dcYoFvf","properties":{"unsorted":false,"formattedCitation":"&lt;sup&gt;31&lt;/sup&gt;","plainCitation":"31","noteIndex":0},"citationItems":[{"id":575,"uris":["http://zotero.org/users/18649917/items/6CI2JNEU"],"itemData":{"id":575,"type":"article-journal","container-title":"WMO Bulletin","issue":"3","page":"175–183","title":"Addressing climate information needs at the regional level:  the CORDEX framework","volume":"58","author":[{"literal":"Filippo Giorgi"},{"literal":"Colin Jones"},{"literal":"Ghassem R. Asrar"}],"issued":{"date-parts":[["2009"]]}}}],"schema":"https://github.com/citation-style-language/schema/raw/master/csl-citation.json"}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val="en-US" w:eastAsia="zh-CN"/>
        </w:rPr>
        <w:t>31</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t>. Present-day climate was represented using the SMHI-RCA4 regional climate model driven by MPI-M-MPI-ESM-LR for 2011–2020. Future climate was represented using CORDEX AFR-44 outputs from MPI-M-MPI-ESM-LR and MIROC-MIROC5, both downscaled with SMHI-RCA4 under RCP 4.5, for 2041–2050, 2061–2070 and 2081–2090. In all cases, monthly total precipitation and total column soil moisture were used to parameterize climate-related road deterioration.</w:t>
      </w:r>
    </w:p>
    <w:p w14:paraId="188BAB2A">
      <w:pPr>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Regular" w:hAnsi="Times New Roman Regular" w:cs="Times New Roman Regular"/>
          <w:sz w:val="24"/>
          <w:szCs w:val="24"/>
          <w:lang w:val="en-US"/>
        </w:rPr>
      </w:pPr>
      <w:r>
        <w:rPr>
          <w:rFonts w:hint="default" w:ascii="Times New Roman Bold" w:hAnsi="Times New Roman Bold" w:cs="Times New Roman Bold" w:eastAsiaTheme="minorEastAsia"/>
          <w:b/>
          <w:bCs/>
          <w:sz w:val="24"/>
          <w:szCs w:val="24"/>
          <w:lang w:val="en-US" w:eastAsia="zh-CN" w:bidi="ar-SA"/>
        </w:rPr>
        <w:t>Population, facilities and urban nodes.</w:t>
      </w:r>
      <w:r>
        <w:rPr>
          <w:rFonts w:hint="default" w:ascii="Times New Roman Regular" w:hAnsi="Times New Roman Regular" w:cs="Times New Roman Regular"/>
          <w:b/>
          <w:bCs/>
          <w:sz w:val="24"/>
          <w:szCs w:val="24"/>
          <w:lang w:val="en-US"/>
        </w:rPr>
        <w:t xml:space="preserve"> </w:t>
      </w:r>
      <w:r>
        <w:rPr>
          <w:rFonts w:hint="default" w:ascii="Times New Roman Regular" w:hAnsi="Times New Roman Regular" w:cs="Times New Roman Regular"/>
          <w:sz w:val="24"/>
          <w:szCs w:val="24"/>
        </w:rPr>
        <w:t>Population data were obtained from the WorldPop 2020 constrained, UN-adjusted dataset at 100 m resolution</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val="en-US" w:eastAsia="zh-CN"/>
        </w:rPr>
        <w:instrText xml:space="preserve"> ADDIN ZOTERO_ITEM CSL_CITATION {"citationID":"w4orus4U","properties":{"unsorted":false,"formattedCitation":"&lt;sup&gt;32&lt;/sup&gt;","plainCitation":"32","noteIndex":0},"citationItems":[{"id":576,"uris":["http://zotero.org/users/18649917/items/Y5UGPCEW"],"itemData":{"id":576,"type":"article-journal","abstract":"Abstract\n            \n              High resolution, contemporary data on human population distributions, their characteristics and changes over time are a prerequisite for the accurate measurement of the impacts of population growth, for monitoring changes and for planning interventions. WorldPop aims to meet these needs through the provision of detailed and open access spatial demographic datasets built using transparent approaches. The\n              Scientific Data\n              WorldPop collection brings together descriptor papers on these datasets and is introduced here.","container-title":"Scientific Data","DOI":"10.1038/sdata.2017.4","ISSN":"2052-4463","issue":"1","journalAbbreviation":"Sci Data","language":"en","page":"170004","source":"DOI.org (Crossref)","title":"WorldPop, open data for spatial demography","volume":"4","author":[{"family":"Tatem","given":"Andrew J."}],"issued":{"date-parts":[["2017",1,31]]}}}],"schema":"https://github.com/citation-style-language/schema/raw/master/csl-citation.json"}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val="en-US" w:eastAsia="zh-CN"/>
        </w:rPr>
        <w:t>32</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t>. Health-facility locations were retrieved from OpenStreetMap via the Overpass API</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val="en-US" w:eastAsia="zh-CN"/>
        </w:rPr>
        <w:instrText xml:space="preserve"> ADDIN ZOTERO_ITEM CSL_CITATION {"citationID":"9zeBhSOi","properties":{"unsorted":false,"formattedCitation":"&lt;sup&gt;33&lt;/sup&gt;","plainCitation":"33","noteIndex":0},"citationItems":[{"id":578,"uris":["http://zotero.org/users/18649917/items/FPB4JDNE"],"itemData":{"id":578,"type":"dataset","publisher":"OpenStreetMap Foundation","title":"OpenStreetMap","URL":"https://www.openstreetmap.org","author":[{"literal":"OpenStreetMap / Overpass API"},{"literal":"OpenStreetMap contributors."}],"issued":{"date-parts":[["2024"]]}}}],"schema":"https://github.com/citation-style-language/schema/raw/master/csl-citation.json"}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val="en-US" w:eastAsia="zh-CN"/>
        </w:rPr>
        <w:t>33</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t xml:space="preserve"> and served as destinations in the healthcare accessibility analysis. Country and district boundaries were obtained from GADM v4.1</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val="en-US" w:eastAsia="zh-CN"/>
        </w:rPr>
        <w:instrText xml:space="preserve"> ADDIN ZOTERO_ITEM CSL_CITATION {"citationID":"StRbQy7a","properties":{"unsorted":false,"formattedCitation":"&lt;sup&gt;34&lt;/sup&gt;","plainCitation":"34","noteIndex":0},"citationItems":[{"id":579,"uris":["http://zotero.org/users/18649917/items/LZK5BNSM"],"itemData":{"id":579,"type":"dataset","title":"Database of Global Administrative Areas, version 4.1","URL":"https://gadm.org/","author":[{"literal":"University of California"}]}}],"schema":"https://github.com/citation-style-language/schema/raw/master/csl-citation.json"}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val="en-US" w:eastAsia="zh-CN"/>
        </w:rPr>
        <w:t>34</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t>. Urban nodes were derived from the Natural Earth 1:10m Populated Places dataset</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val="en-US" w:eastAsia="zh-CN"/>
        </w:rPr>
        <w:instrText xml:space="preserve"> ADDIN ZOTERO_ITEM CSL_CITATION {"citationID":"bNg8nv3d","properties":{"unsorted":false,"formattedCitation":"&lt;sup&gt;35&lt;/sup&gt;","plainCitation":"35","noteIndex":0},"citationItems":[{"id":580,"uris":["http://zotero.org/users/18649917/items/TE79VEQV"],"itemData":{"id":580,"type":"dataset","title":"1:10m Cultural Vectors: Populated Places","URL":"https://www.naturalearthdata.com/downloads/10m-cultural-vectors/10m-populated-places/","author":[{"literal":"Natural Earth"}],"issued":{"date-parts":[["2022"]]}}}],"schema":"https://github.com/citation-style-language/schema/raw/master/csl-citation.json"}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val="en-US" w:eastAsia="zh-CN"/>
        </w:rPr>
        <w:t>35</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lang w:val="en-US"/>
        </w:rPr>
        <w:t xml:space="preserve">. For the continent-scale analysis, </w:t>
      </w:r>
      <w:r>
        <w:rPr>
          <w:rFonts w:hint="default" w:ascii="Times New Roman Regular" w:hAnsi="Times New Roman Regular" w:cs="Times New Roman Regular"/>
          <w:sz w:val="24"/>
          <w:szCs w:val="24"/>
          <w:lang w:val="en-US" w:eastAsia="zh-CN"/>
        </w:rPr>
        <w:t>49</w:t>
      </w:r>
      <w:r>
        <w:rPr>
          <w:rFonts w:hint="default" w:ascii="Times New Roman Regular" w:hAnsi="Times New Roman Regular" w:cs="Times New Roman Regular"/>
          <w:sz w:val="24"/>
          <w:szCs w:val="24"/>
          <w:lang w:val="en-US"/>
        </w:rPr>
        <w:t xml:space="preserve"> national capitals and 34 non-capital megacities were used as origin–destination nodes. For country-level analyses, national capitals, provincial capitals and major cities (population ≥100,000) were used. City-node classification rules are described in Supplementary Methods S1.</w:t>
      </w:r>
    </w:p>
    <w:p w14:paraId="5C555AE9">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Bold" w:hAnsi="Times New Roman Bold" w:cs="Times New Roman Bold" w:eastAsiaTheme="minorEastAsia"/>
          <w:b/>
          <w:bCs/>
          <w:sz w:val="24"/>
          <w:szCs w:val="24"/>
          <w:lang w:val="en-US" w:eastAsia="zh-CN" w:bidi="ar-SA"/>
        </w:rPr>
      </w:pPr>
      <w:r>
        <w:rPr>
          <w:rFonts w:hint="default" w:ascii="Times New Roman Bold" w:hAnsi="Times New Roman Bold" w:cs="Times New Roman Bold" w:eastAsiaTheme="minorEastAsia"/>
          <w:b/>
          <w:bCs/>
          <w:sz w:val="24"/>
          <w:szCs w:val="24"/>
          <w:lang w:val="en-US" w:eastAsia="zh-CN" w:bidi="ar-SA"/>
        </w:rPr>
        <w:t>Road speed</w:t>
      </w:r>
    </w:p>
    <w:p w14:paraId="1D3AE050">
      <w:pPr>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To quantify how rainfall-driven climate stress on unpaved roads translates into accessibility disruption, we modelled precipitation-driven roughness growth and soil-moisture-related passability, and converted the resulting road condition into segment-level travel speed. Deterioration was modelled explicitly for unpaved segments. </w:t>
      </w:r>
    </w:p>
    <w:p w14:paraId="7BB9F152">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eastAsiaTheme="minorEastAsia"/>
          <w:b/>
          <w:bCs/>
          <w:sz w:val="24"/>
          <w:szCs w:val="24"/>
          <w:lang w:val="en-US" w:eastAsia="zh-CN" w:bidi="ar-SA"/>
        </w:rPr>
        <w:t>Roughness (IRI).</w:t>
      </w:r>
      <w:r>
        <w:rPr>
          <w:rFonts w:hint="default" w:ascii="Times New Roman Regular" w:hAnsi="Times New Roman Regular" w:cs="Times New Roman Regular"/>
          <w:sz w:val="24"/>
          <w:szCs w:val="24"/>
        </w:rPr>
        <w:t xml:space="preserve"> Road speed on unpaved segments was modeled using the HDM-4 unpaved road deterioration framework</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eastAsia="zh-CN"/>
        </w:rPr>
        <w:instrText xml:space="preserve"> ADDIN ZOTERO_ITEM CSL_CITATION {"citationID":"DXNtqEV3","properties":{"unsorted":false,"formattedCitation":"&lt;sup&gt;36&lt;/sup&gt;","plainCitation":"36","noteIndex":0},"citationItems":[{"id":581,"uris":["http://zotero.org/users/18649917/items/SXHCS9RV"],"itemData":{"id":581,"type":"book","abstract":"To order a publication of World Road Association, fill in the order form, print it and send it.","collection-title":"Highway Development and Management","language":"en","publisher":"World Road Association (PIARC) &amp; The World Bank","publisher-place":"Paris","title":"Modelling Road Deterioration and Works Effects in HDM-4","URL":"https://www.piarc.org/en/order-library/5710-en-Modelling Road Deterioration and Works Effects in HDM-4","volume":"6","author":[{"literal":"MOROSIUK Gregory"},{"literal":"RILEY Michael"}],"accessed":{"date-parts":[["2026",5,5]]},"issued":{"date-parts":[["2004"]]}}}],"schema":"https://github.com/citation-style-language/schema/raw/master/csl-citation.json"}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eastAsia="zh-CN"/>
        </w:rPr>
        <w:t>36</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t>, with parameter choices and sensitivity checks reported in Supplementary Methods S2. The equilibrium roughness (IRI_max, m km⁻¹) for each segment is:</w:t>
      </w:r>
    </w:p>
    <w:p w14:paraId="1D3EAACA">
      <w:pPr>
        <w:bidi w:val="0"/>
        <w:jc w:val="right"/>
        <w:rPr>
          <w:rFonts w:hint="default" w:ascii="Times New Roman Regular" w:hAnsi="Times New Roman Regular" w:cs="Times New Roman Regular"/>
          <w:szCs w:val="24"/>
          <w:lang w:val="en-US"/>
        </w:rPr>
      </w:pPr>
      <m:oMath>
        <m:r>
          <m:rPr>
            <m:nor/>
            <m:sty m:val="p"/>
          </m:rPr>
          <w:rPr>
            <w:rFonts w:hint="default"/>
            <w:b w:val="0"/>
            <w:i w:val="0"/>
          </w:rPr>
          <m:t>IR</m:t>
        </m:r>
        <m:sSub>
          <m:sSubPr>
            <m:ctrlPr>
              <w:rPr>
                <w:rFonts w:hint="default" w:ascii="DejaVu Math TeX Gyre" w:hAnsi="DejaVu Math TeX Gyre"/>
              </w:rPr>
            </m:ctrlPr>
          </m:sSubPr>
          <m:e>
            <m:r>
              <m:rPr>
                <m:nor/>
                <m:sty m:val="p"/>
              </m:rPr>
              <w:rPr>
                <w:rFonts w:hint="default"/>
                <w:b w:val="0"/>
                <w:i w:val="0"/>
              </w:rPr>
              <m:t>I</m:t>
            </m:r>
            <m:ctrlPr>
              <w:rPr>
                <w:rFonts w:hint="default" w:ascii="DejaVu Math TeX Gyre" w:hAnsi="DejaVu Math TeX Gyre"/>
              </w:rPr>
            </m:ctrlPr>
          </m:e>
          <m:sub>
            <m:r>
              <m:rPr>
                <m:nor/>
                <m:sty m:val="p"/>
              </m:rPr>
              <w:rPr>
                <w:rFonts w:hint="default"/>
                <w:b w:val="0"/>
                <w:i w:val="0"/>
                <w:lang w:val="en-US" w:eastAsia="zh-CN"/>
              </w:rPr>
              <m:t>max</m:t>
            </m:r>
            <m:ctrlPr>
              <w:rPr>
                <w:rFonts w:hint="default" w:ascii="DejaVu Math TeX Gyre" w:hAnsi="DejaVu Math TeX Gyre"/>
              </w:rPr>
            </m:ctrlPr>
          </m:sub>
        </m:sSub>
        <m:r>
          <m:rPr>
            <m:nor/>
            <m:sty m:val="p"/>
          </m:rPr>
          <w:rPr>
            <w:rFonts w:hint="default"/>
            <w:b w:val="0"/>
            <w:i w:val="0"/>
          </w:rPr>
          <m:t>=</m:t>
        </m:r>
        <m:func>
          <m:funcPr>
            <m:ctrlPr>
              <w:rPr>
                <w:rFonts w:hint="default" w:ascii="DejaVu Math TeX Gyre" w:hAnsi="DejaVu Math TeX Gyre"/>
              </w:rPr>
            </m:ctrlPr>
          </m:funcPr>
          <m:fName>
            <m:r>
              <m:rPr>
                <m:nor/>
                <m:sty m:val="p"/>
              </m:rPr>
              <w:rPr>
                <w:rFonts w:hint="default"/>
                <w:b w:val="0"/>
                <w:i w:val="0"/>
              </w:rPr>
              <m:t>max</m:t>
            </m:r>
            <m:ctrlPr>
              <w:rPr>
                <w:rFonts w:hint="default" w:ascii="DejaVu Math TeX Gyre" w:hAnsi="DejaVu Math TeX Gyre"/>
              </w:rPr>
            </m:ctrlPr>
          </m:fName>
          <m:e>
            <m:d>
              <m:dPr>
                <m:ctrlPr>
                  <w:rPr>
                    <w:rFonts w:hint="default" w:ascii="DejaVu Math TeX Gyre" w:hAnsi="DejaVu Math TeX Gyre"/>
                  </w:rPr>
                </m:ctrlPr>
              </m:dPr>
              <m:e>
                <m:r>
                  <m:rPr>
                    <m:nor/>
                    <m:sty m:val="p"/>
                  </m:rPr>
                  <w:rPr>
                    <w:rFonts w:hint="default"/>
                    <w:b w:val="0"/>
                    <w:i w:val="0"/>
                  </w:rPr>
                  <m:t>21.4−32.4(0.5−</m:t>
                </m:r>
                <m:sSub>
                  <m:sSubPr>
                    <m:ctrlPr>
                      <w:rPr>
                        <w:rFonts w:hint="default" w:ascii="DejaVu Math TeX Gyre" w:hAnsi="DejaVu Math TeX Gyre"/>
                      </w:rPr>
                    </m:ctrlPr>
                  </m:sSubPr>
                  <m:e>
                    <m:r>
                      <m:rPr>
                        <m:nor/>
                        <m:sty m:val="p"/>
                      </m:rPr>
                      <w:rPr>
                        <w:rFonts w:hint="default"/>
                        <w:b w:val="0"/>
                        <w:i w:val="0"/>
                      </w:rPr>
                      <m:t>m</m:t>
                    </m:r>
                    <m:ctrlPr>
                      <w:rPr>
                        <w:rFonts w:hint="default" w:ascii="DejaVu Math TeX Gyre" w:hAnsi="DejaVu Math TeX Gyre"/>
                      </w:rPr>
                    </m:ctrlPr>
                  </m:e>
                  <m:sub>
                    <m:r>
                      <m:rPr>
                        <m:nor/>
                        <m:sty m:val="p"/>
                      </m:rPr>
                      <w:rPr>
                        <w:rFonts w:hint="default"/>
                        <w:b w:val="0"/>
                        <w:i w:val="0"/>
                      </w:rPr>
                      <m:t>GD</m:t>
                    </m:r>
                    <m:ctrlPr>
                      <w:rPr>
                        <w:rFonts w:hint="default" w:ascii="DejaVu Math TeX Gyre" w:hAnsi="DejaVu Math TeX Gyre"/>
                      </w:rPr>
                    </m:ctrlPr>
                  </m:sub>
                </m:sSub>
                <m:sSup>
                  <m:sSupPr>
                    <m:ctrlPr>
                      <w:rPr>
                        <w:rFonts w:hint="default" w:ascii="DejaVu Math TeX Gyre" w:hAnsi="DejaVu Math TeX Gyre"/>
                      </w:rPr>
                    </m:ctrlPr>
                  </m:sSupPr>
                  <m:e>
                    <m:r>
                      <m:rPr>
                        <m:nor/>
                        <m:sty m:val="p"/>
                      </m:rPr>
                      <w:rPr>
                        <w:rFonts w:hint="default"/>
                        <w:b w:val="0"/>
                        <w:i w:val="0"/>
                      </w:rPr>
                      <m:t>)</m:t>
                    </m:r>
                    <m:ctrlPr>
                      <w:rPr>
                        <w:rFonts w:hint="default" w:ascii="DejaVu Math TeX Gyre" w:hAnsi="DejaVu Math TeX Gyre"/>
                      </w:rPr>
                    </m:ctrlPr>
                  </m:e>
                  <m:sup>
                    <m:r>
                      <m:rPr>
                        <m:nor/>
                        <m:sty m:val="p"/>
                      </m:rPr>
                      <w:rPr>
                        <w:rFonts w:hint="default"/>
                        <w:b w:val="0"/>
                        <w:i w:val="0"/>
                      </w:rPr>
                      <m:t>2</m:t>
                    </m:r>
                    <m:ctrlPr>
                      <w:rPr>
                        <w:rFonts w:hint="default" w:ascii="DejaVu Math TeX Gyre" w:hAnsi="DejaVu Math TeX Gyre"/>
                      </w:rPr>
                    </m:ctrlPr>
                  </m:sup>
                </m:sSup>
                <m:r>
                  <m:rPr>
                    <m:nor/>
                    <m:sty m:val="p"/>
                  </m:rPr>
                  <w:rPr>
                    <w:rFonts w:hint="default"/>
                    <w:b w:val="0"/>
                    <w:i w:val="0"/>
                  </w:rPr>
                  <m:t>+0.97</m:t>
                </m:r>
                <m:sSub>
                  <m:sSubPr>
                    <m:ctrlPr>
                      <w:rPr>
                        <w:rFonts w:hint="default" w:ascii="DejaVu Math TeX Gyre" w:hAnsi="DejaVu Math TeX Gyre"/>
                      </w:rPr>
                    </m:ctrlPr>
                  </m:sSubPr>
                  <m:e>
                    <m:r>
                      <m:rPr>
                        <m:nor/>
                        <m:sty m:val="p"/>
                      </m:rPr>
                      <w:rPr>
                        <w:rFonts w:hint="default"/>
                        <w:b w:val="0"/>
                        <w:i w:val="0"/>
                      </w:rPr>
                      <m:t>K</m:t>
                    </m:r>
                    <m:ctrlPr>
                      <w:rPr>
                        <w:rFonts w:hint="default" w:ascii="DejaVu Math TeX Gyre" w:hAnsi="DejaVu Math TeX Gyre"/>
                      </w:rPr>
                    </m:ctrlPr>
                  </m:e>
                  <m:sub>
                    <m:r>
                      <m:rPr>
                        <m:nor/>
                        <m:sty m:val="p"/>
                      </m:rPr>
                      <w:rPr>
                        <w:rFonts w:hint="default"/>
                        <w:b w:val="0"/>
                        <w:i w:val="0"/>
                      </w:rPr>
                      <m:t>CV</m:t>
                    </m:r>
                    <m:ctrlPr>
                      <w:rPr>
                        <w:rFonts w:hint="default" w:ascii="DejaVu Math TeX Gyre" w:hAnsi="DejaVu Math TeX Gyre"/>
                      </w:rPr>
                    </m:ctrlPr>
                  </m:sub>
                </m:sSub>
                <m:r>
                  <m:rPr>
                    <m:nor/>
                    <m:sty m:val="p"/>
                  </m:rPr>
                  <w:rPr>
                    <w:rFonts w:hint="default"/>
                    <w:b w:val="0"/>
                    <w:i w:val="0"/>
                  </w:rPr>
                  <m:t>−7.64SP, 12.0</m:t>
                </m:r>
                <m:ctrlPr>
                  <w:rPr>
                    <w:rFonts w:hint="default" w:ascii="DejaVu Math TeX Gyre" w:hAnsi="DejaVu Math TeX Gyre"/>
                  </w:rPr>
                </m:ctrlPr>
              </m:e>
            </m:d>
            <m:ctrlPr>
              <w:rPr>
                <w:rFonts w:hint="default" w:ascii="DejaVu Math TeX Gyre" w:hAnsi="DejaVu Math TeX Gyre"/>
              </w:rPr>
            </m:ctrlPr>
          </m:e>
        </m:func>
      </m:oMath>
      <w:r>
        <w:rPr>
          <w:rFonts w:hint="default" w:hAnsi="DejaVu Math TeX Gyre"/>
          <w:i w:val="0"/>
          <w:lang w:val="en-US"/>
        </w:rPr>
        <w:t xml:space="preserve">       (1)</w:t>
      </w:r>
    </w:p>
    <w:p w14:paraId="2B7372FB">
      <w:pPr>
        <w:keepNext w:val="0"/>
        <w:keepLines w:val="0"/>
        <w:pageBreakBefore w:val="0"/>
        <w:widowControl/>
        <w:kinsoku/>
        <w:wordWrap/>
        <w:overflowPunct/>
        <w:topLinePunct w:val="0"/>
        <w:autoSpaceDE/>
        <w:autoSpaceDN/>
        <w:bidi w:val="0"/>
        <w:adjustRightInd/>
        <w:snapToGrid w:val="0"/>
        <w:spacing w:line="280" w:lineRule="exact"/>
        <w:jc w:val="both"/>
        <w:textAlignment w:val="auto"/>
        <w:rPr>
          <w:rFonts w:hint="default" w:ascii="Times New Roman Regular" w:hAnsi="Times New Roman Regular" w:cs="Times New Roman Regular"/>
        </w:rPr>
      </w:pPr>
      <w:r>
        <w:rPr>
          <w:rFonts w:hint="default" w:ascii="Times New Roman Regular" w:hAnsi="Times New Roman Regular" w:cs="Times New Roman Regular"/>
          <w:szCs w:val="24"/>
        </w:rPr>
        <w:t xml:space="preserve">where </w:t>
      </w:r>
      <m:oMath>
        <m:r>
          <m:rPr>
            <m:nor/>
            <m:sty m:val="p"/>
          </m:rPr>
          <w:rPr>
            <w:rFonts w:hint="default" w:ascii="Times New Roman" w:hAnsi="Times New Roman" w:cs="Times New Roman" w:eastAsiaTheme="minorEastAsia"/>
            <w:b w:val="0"/>
            <w:i w:val="0"/>
            <w:szCs w:val="24"/>
          </w:rPr>
          <m:t>P</m:t>
        </m:r>
      </m:oMath>
      <w:r>
        <w:rPr>
          <w:rFonts w:hint="default" w:ascii="Times New Roman Regular" w:hAnsi="Times New Roman Regular" w:cs="Times New Roman Regular"/>
          <w:szCs w:val="24"/>
        </w:rPr>
        <w:t xml:space="preserve"> is monthly precipitation for the corresponding time step (m month⁻¹), </w:t>
      </w:r>
      <m:oMath>
        <m:r>
          <m:rPr>
            <m:nor/>
            <m:sty m:val="p"/>
          </m:rPr>
          <w:rPr>
            <w:rFonts w:hint="default" w:ascii="Times New Roman" w:hAnsi="Times New Roman" w:cs="Times New Roman" w:eastAsiaTheme="minorEastAsia"/>
            <w:b w:val="0"/>
            <w:i w:val="0"/>
            <w:szCs w:val="24"/>
          </w:rPr>
          <m:t>S</m:t>
        </m:r>
      </m:oMath>
      <w:r>
        <w:rPr>
          <w:rFonts w:hint="default" w:ascii="Times New Roman Regular" w:hAnsi="Times New Roman Regular" w:cs="Times New Roman Regular"/>
          <w:b w:val="0"/>
          <w:i w:val="0"/>
          <w:szCs w:val="24"/>
          <w:lang w:val="en-US" w:eastAsia="zh-CN"/>
        </w:rPr>
        <w:t xml:space="preserve"> </w:t>
      </w:r>
      <w:r>
        <w:rPr>
          <w:rFonts w:hint="default" w:ascii="Times New Roman Regular" w:hAnsi="Times New Roman Regular" w:cs="Times New Roman Regular"/>
          <w:szCs w:val="24"/>
        </w:rPr>
        <w:t xml:space="preserve">is road slope (%), </w:t>
      </w:r>
      <m:oMath>
        <m:sSub>
          <m:sSubPr>
            <m:ctrlPr>
              <w:rPr>
                <w:rFonts w:hint="default" w:ascii="DejaVu Math TeX Gyre" w:hAnsi="DejaVu Math TeX Gyre" w:cs="Times New Roman" w:eastAsiaTheme="minorEastAsia"/>
                <w:i w:val="0"/>
                <w:szCs w:val="24"/>
              </w:rPr>
            </m:ctrlPr>
          </m:sSubPr>
          <m:e>
            <m:r>
              <m:rPr>
                <m:nor/>
                <m:sty m:val="p"/>
              </m:rPr>
              <w:rPr>
                <w:rFonts w:hint="default" w:ascii="Times New Roman" w:hAnsi="Times New Roman" w:cs="Times New Roman" w:eastAsiaTheme="minorEastAsia"/>
                <w:b w:val="0"/>
                <w:i w:val="0"/>
                <w:szCs w:val="24"/>
              </w:rPr>
              <m:t>K</m:t>
            </m:r>
            <m:ctrlPr>
              <w:rPr>
                <w:rFonts w:hint="default" w:ascii="DejaVu Math TeX Gyre" w:hAnsi="DejaVu Math TeX Gyre" w:cs="Times New Roman" w:eastAsiaTheme="minorEastAsia"/>
                <w:i w:val="0"/>
                <w:szCs w:val="24"/>
              </w:rPr>
            </m:ctrlPr>
          </m:e>
          <m:sub>
            <m:r>
              <m:rPr>
                <m:nor/>
                <m:sty m:val="p"/>
              </m:rPr>
              <w:rPr>
                <w:rFonts w:hint="default" w:ascii="Times New Roman" w:hAnsi="Times New Roman" w:cs="Times New Roman" w:eastAsiaTheme="minorEastAsia"/>
                <w:b w:val="0"/>
                <w:i w:val="0"/>
                <w:szCs w:val="24"/>
              </w:rPr>
              <m:t>CV</m:t>
            </m:r>
            <m:ctrlPr>
              <w:rPr>
                <w:rFonts w:hint="default" w:ascii="DejaVu Math TeX Gyre" w:hAnsi="DejaVu Math TeX Gyre" w:cs="Times New Roman" w:eastAsiaTheme="minorEastAsia"/>
                <w:i w:val="0"/>
                <w:szCs w:val="24"/>
              </w:rPr>
            </m:ctrlPr>
          </m:sub>
        </m:sSub>
      </m:oMath>
      <w:r>
        <w:rPr>
          <w:rFonts w:hint="default" w:ascii="Times New Roman Regular" w:hAnsi="Times New Roman Regular" w:cs="Times New Roman Regular"/>
          <w:szCs w:val="24"/>
        </w:rPr>
        <w:t xml:space="preserve"> is horizontal curvature (deg km⁻¹), and </w:t>
      </w:r>
      <m:oMath>
        <m:sSub>
          <m:sSubPr>
            <m:ctrlPr>
              <w:rPr>
                <w:rFonts w:hint="default" w:ascii="DejaVu Math TeX Gyre" w:hAnsi="DejaVu Math TeX Gyre" w:cs="Times New Roman" w:eastAsiaTheme="minorEastAsia"/>
                <w:i w:val="0"/>
                <w:szCs w:val="24"/>
              </w:rPr>
            </m:ctrlPr>
          </m:sSubPr>
          <m:e>
            <m:r>
              <m:rPr>
                <m:nor/>
                <m:sty m:val="p"/>
              </m:rPr>
              <w:rPr>
                <w:rFonts w:hint="default" w:ascii="Times New Roman" w:hAnsi="Times New Roman" w:cs="Times New Roman" w:eastAsiaTheme="minorEastAsia"/>
                <w:b w:val="0"/>
                <w:i w:val="0"/>
                <w:szCs w:val="24"/>
              </w:rPr>
              <m:t>m</m:t>
            </m:r>
            <m:ctrlPr>
              <w:rPr>
                <w:rFonts w:hint="default" w:ascii="DejaVu Math TeX Gyre" w:hAnsi="DejaVu Math TeX Gyre" w:cs="Times New Roman" w:eastAsiaTheme="minorEastAsia"/>
                <w:i w:val="0"/>
                <w:szCs w:val="24"/>
              </w:rPr>
            </m:ctrlPr>
          </m:e>
          <m:sub>
            <m:r>
              <m:rPr>
                <m:nor/>
                <m:sty m:val="p"/>
              </m:rPr>
              <w:rPr>
                <w:rFonts w:hint="default" w:ascii="Times New Roman" w:hAnsi="Times New Roman" w:cs="Times New Roman" w:eastAsiaTheme="minorEastAsia"/>
                <w:b w:val="0"/>
                <w:i w:val="0"/>
                <w:szCs w:val="24"/>
              </w:rPr>
              <m:t>GD</m:t>
            </m:r>
            <m:ctrlPr>
              <w:rPr>
                <w:rFonts w:hint="default" w:ascii="DejaVu Math TeX Gyre" w:hAnsi="DejaVu Math TeX Gyre" w:cs="Times New Roman" w:eastAsiaTheme="minorEastAsia"/>
                <w:i w:val="0"/>
                <w:szCs w:val="24"/>
              </w:rPr>
            </m:ctrlPr>
          </m:sub>
        </m:sSub>
      </m:oMath>
      <w:r>
        <w:rPr>
          <w:rFonts w:hint="default" w:ascii="Times New Roman Regular" w:hAnsi="Times New Roman Regular" w:cs="Times New Roman Regular"/>
          <w:szCs w:val="24"/>
        </w:rPr>
        <w:t xml:space="preserve"> is mean gravel </w:t>
      </w:r>
      <w:r>
        <w:rPr>
          <w:rFonts w:hint="default" w:ascii="Times New Roman Regular" w:hAnsi="Times New Roman Regular" w:cs="Times New Roman Regular"/>
        </w:rPr>
        <w:t>depth. The lower bound of 12.0 m km⁻¹ reflects the minimum maintainable roughness on unpaved surfaces. IRI evolves monthly from an initial valu</w:t>
      </w:r>
      <w:r>
        <w:rPr>
          <w:rFonts w:hint="default" w:ascii="Times New Roman Regular" w:hAnsi="Times New Roman Regular" w:cs="Times New Roman Regular"/>
          <w:lang w:val="en-US"/>
        </w:rPr>
        <w:t xml:space="preserve">e </w:t>
      </w:r>
      <m:oMath>
        <m:r>
          <m:rPr>
            <m:nor/>
            <m:sty m:val="p"/>
          </m:rPr>
          <w:rPr>
            <w:rFonts w:hint="default" w:ascii="Times New Roman" w:hAnsi="Times New Roman" w:cs="Times New Roman"/>
            <w:b w:val="0"/>
            <w:i w:val="0"/>
          </w:rPr>
          <m:t>IR</m:t>
        </m:r>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I</m:t>
            </m:r>
            <m:ctrlPr>
              <w:rPr>
                <w:rFonts w:hint="default" w:ascii="DejaVu Math TeX Gyre" w:hAnsi="DejaVu Math TeX Gyre" w:cs="Times New Roman"/>
              </w:rPr>
            </m:ctrlPr>
          </m:e>
          <m:sub>
            <m:r>
              <m:rPr>
                <m:nor/>
                <m:sty m:val="p"/>
              </m:rPr>
              <w:rPr>
                <w:rFonts w:hint="default" w:ascii="Times New Roman" w:hAnsi="Times New Roman" w:cs="Times New Roman"/>
                <w:b w:val="0"/>
                <w:i w:val="0"/>
              </w:rPr>
              <m:t>0</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=6.0</m:t>
        </m:r>
      </m:oMath>
      <w:r>
        <w:rPr>
          <w:rFonts w:hint="default" w:ascii="Times New Roman Regular" w:hAnsi="Times New Roman Regular" w:cs="Times New Roman Regular"/>
        </w:rPr>
        <w:t xml:space="preserve"> m km⁻¹ via:</w:t>
      </w:r>
    </w:p>
    <w:p w14:paraId="211B56B2">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w:b w:val="0"/>
            <w:i w:val="0"/>
          </w:rPr>
          <m:t>IRI(t+Δt)=</m:t>
        </m:r>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IRI</m:t>
            </m:r>
            <m:ctrlPr>
              <w:rPr>
                <w:rFonts w:hint="default" w:ascii="DejaVu Math TeX Gyre" w:hAnsi="DejaVu Math TeX Gyre" w:cs="Times New Roman"/>
              </w:rPr>
            </m:ctrlPr>
          </m:e>
          <m:sub>
            <m:r>
              <m:rPr>
                <m:nor/>
                <m:sty m:val="p"/>
              </m:rPr>
              <w:rPr>
                <w:rFonts w:hint="default" w:ascii="Times New Roman" w:hAnsi="Times New Roman" w:cs="Times New Roman"/>
                <w:b w:val="0"/>
                <w:i w:val="0"/>
              </w:rPr>
              <m:t>max</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−p</m:t>
        </m:r>
        <m:d>
          <m:dPr>
            <m:ctrlPr>
              <w:rPr>
                <w:rFonts w:hint="default" w:ascii="DejaVu Math TeX Gyre" w:hAnsi="DejaVu Math TeX Gyre" w:cs="Times New Roman"/>
              </w:rPr>
            </m:ctrlPr>
          </m:dPr>
          <m:e>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IRI</m:t>
                </m:r>
                <m:ctrlPr>
                  <w:rPr>
                    <w:rFonts w:hint="default" w:ascii="DejaVu Math TeX Gyre" w:hAnsi="DejaVu Math TeX Gyre" w:cs="Times New Roman"/>
                  </w:rPr>
                </m:ctrlPr>
              </m:e>
              <m:sub>
                <m:r>
                  <m:rPr>
                    <m:nor/>
                    <m:sty m:val="p"/>
                  </m:rPr>
                  <w:rPr>
                    <w:rFonts w:hint="default" w:ascii="Times New Roman" w:hAnsi="Times New Roman" w:cs="Times New Roman"/>
                    <w:b w:val="0"/>
                    <w:i w:val="0"/>
                  </w:rPr>
                  <m:t>max</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−IRI(t)</m:t>
            </m:r>
            <m:ctrlPr>
              <w:rPr>
                <w:rFonts w:hint="default" w:ascii="DejaVu Math TeX Gyre" w:hAnsi="DejaVu Math TeX Gyre" w:cs="Times New Roman"/>
              </w:rPr>
            </m:ctrlPr>
          </m:e>
        </m:d>
      </m:oMath>
      <w:r>
        <w:rPr>
          <w:rFonts w:hint="default" w:hAnsi="DejaVu Math TeX Gyre" w:cs="Times New Roman"/>
          <w:i w:val="0"/>
          <w:lang w:val="en-US"/>
        </w:rPr>
        <w:t xml:space="preserve">                 (2)</w:t>
      </w:r>
    </w:p>
    <w:p w14:paraId="65D4292E">
      <w:pPr>
        <w:bidi w:val="0"/>
        <w:rPr>
          <w:rFonts w:hint="default" w:ascii="Times New Roman Regular" w:hAnsi="Times New Roman Regular" w:cs="Times New Roman Regular"/>
        </w:rPr>
      </w:pPr>
      <w:r>
        <w:rPr>
          <w:rFonts w:hint="default" w:ascii="Times New Roman Regular" w:hAnsi="Times New Roman Regular" w:cs="Times New Roman Regular"/>
        </w:rPr>
        <w:t xml:space="preserve">where the monthly progression factor </w:t>
      </w:r>
      <m:oMath>
        <m:r>
          <m:rPr>
            <m:nor/>
            <m:sty m:val="p"/>
          </m:rPr>
          <w:rPr>
            <w:rFonts w:hint="default" w:ascii="Times New Roman" w:hAnsi="Times New Roman" w:cs="Times New Roman"/>
            <w:b w:val="0"/>
            <w:i w:val="0"/>
          </w:rPr>
          <m:t>p</m:t>
        </m:r>
      </m:oMath>
      <w:r>
        <w:rPr>
          <w:rFonts w:hint="default" w:ascii="Times New Roman Regular" w:hAnsi="Times New Roman Regular" w:cs="Times New Roman Regular"/>
        </w:rPr>
        <w:t xml:space="preserve"> is:</w:t>
      </w:r>
    </w:p>
    <w:p w14:paraId="75F7D2C9">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w:b w:val="0"/>
            <w:i w:val="0"/>
          </w:rPr>
          <m:t>p=</m:t>
        </m:r>
        <m:func>
          <m:funcPr>
            <m:ctrlPr>
              <w:rPr>
                <w:rFonts w:hint="default" w:ascii="DejaVu Math TeX Gyre" w:hAnsi="DejaVu Math TeX Gyre" w:cs="Times New Roman"/>
              </w:rPr>
            </m:ctrlPr>
          </m:funcPr>
          <m:fName>
            <m:r>
              <m:rPr>
                <m:nor/>
                <m:sty m:val="p"/>
              </m:rPr>
              <w:rPr>
                <w:rFonts w:hint="default" w:ascii="Times New Roman" w:hAnsi="Times New Roman" w:cs="Times New Roman"/>
                <w:b w:val="0"/>
                <w:i w:val="0"/>
              </w:rPr>
              <m:t>exp</m:t>
            </m:r>
            <m:ctrlPr>
              <w:rPr>
                <w:rFonts w:hint="default" w:ascii="DejaVu Math TeX Gyre" w:hAnsi="DejaVu Math TeX Gyre" w:cs="Times New Roman"/>
              </w:rPr>
            </m:ctrlPr>
          </m:fName>
          <m:e>
            <m:d>
              <m:dPr>
                <m:begChr m:val="["/>
                <m:endChr m:val="]"/>
                <m:ctrlPr>
                  <w:rPr>
                    <w:rFonts w:hint="default" w:ascii="DejaVu Math TeX Gyre" w:hAnsi="DejaVu Math TeX Gyre" w:cs="Times New Roman"/>
                  </w:rPr>
                </m:ctrlPr>
              </m:dPr>
              <m:e>
                <m:r>
                  <m:rPr>
                    <m:nor/>
                    <m:sty m:val="p"/>
                  </m:rPr>
                  <w:rPr>
                    <w:rFonts w:hint="default" w:ascii="Times New Roman" w:hAnsi="Times New Roman" w:cs="Times New Roman"/>
                    <w:b w:val="0"/>
                    <w:i w:val="0"/>
                  </w:rPr>
                  <m:t>−0.001</m:t>
                </m:r>
                <m:d>
                  <m:dPr>
                    <m:ctrlPr>
                      <w:rPr>
                        <w:rFonts w:hint="default" w:ascii="DejaVu Math TeX Gyre" w:hAnsi="DejaVu Math TeX Gyre" w:cs="Times New Roman"/>
                      </w:rPr>
                    </m:ctrlPr>
                  </m:dPr>
                  <m:e>
                    <m:r>
                      <m:rPr>
                        <m:nor/>
                        <m:sty m:val="p"/>
                      </m:rPr>
                      <w:rPr>
                        <w:rFonts w:hint="default" w:ascii="Times New Roman" w:hAnsi="Times New Roman" w:cs="Times New Roman"/>
                        <w:b w:val="0"/>
                        <w:i w:val="0"/>
                      </w:rPr>
                      <m:t>0.461+0.0174</m:t>
                    </m:r>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Q</m:t>
                        </m:r>
                        <m:ctrlPr>
                          <w:rPr>
                            <w:rFonts w:hint="default" w:ascii="DejaVu Math TeX Gyre" w:hAnsi="DejaVu Math TeX Gyre" w:cs="Times New Roman"/>
                          </w:rPr>
                        </m:ctrlPr>
                      </m:e>
                      <m:sub>
                        <m:r>
                          <m:rPr>
                            <m:nor/>
                            <m:sty m:val="p"/>
                          </m:rPr>
                          <w:rPr>
                            <w:rFonts w:hint="default" w:ascii="Times New Roman" w:hAnsi="Times New Roman" w:cs="Times New Roman"/>
                            <w:b w:val="0"/>
                            <w:i w:val="0"/>
                          </w:rPr>
                          <m:t>L</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+0.0114</m:t>
                    </m:r>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Q</m:t>
                        </m:r>
                        <m:ctrlPr>
                          <w:rPr>
                            <w:rFonts w:hint="default" w:ascii="DejaVu Math TeX Gyre" w:hAnsi="DejaVu Math TeX Gyre" w:cs="Times New Roman"/>
                          </w:rPr>
                        </m:ctrlPr>
                      </m:e>
                      <m:sub>
                        <m:r>
                          <m:rPr>
                            <m:nor/>
                            <m:sty m:val="p"/>
                          </m:rPr>
                          <w:rPr>
                            <w:rFonts w:hint="default" w:ascii="Times New Roman" w:hAnsi="Times New Roman" w:cs="Times New Roman"/>
                            <w:b w:val="0"/>
                            <w:i w:val="0"/>
                          </w:rPr>
                          <m:t>H</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−0.0287QP</m:t>
                    </m:r>
                    <m:ctrlPr>
                      <w:rPr>
                        <w:rFonts w:hint="default" w:ascii="DejaVu Math TeX Gyre" w:hAnsi="DejaVu Math TeX Gyre" w:cs="Times New Roman"/>
                      </w:rPr>
                    </m:ctrlPr>
                  </m:e>
                </m:d>
                <m:r>
                  <m:rPr>
                    <m:nor/>
                    <m:sty m:val="p"/>
                  </m:rPr>
                  <w:rPr>
                    <w:rFonts w:hint="default" w:ascii="Times New Roman" w:hAnsi="Times New Roman" w:cs="Times New Roman"/>
                    <w:b w:val="0"/>
                    <w:i w:val="0"/>
                  </w:rPr>
                  <m:t>Δt</m:t>
                </m:r>
                <m:ctrlPr>
                  <w:rPr>
                    <w:rFonts w:hint="default" w:ascii="DejaVu Math TeX Gyre" w:hAnsi="DejaVu Math TeX Gyre" w:cs="Times New Roman"/>
                  </w:rPr>
                </m:ctrlPr>
              </m:e>
            </m:d>
            <m:ctrlPr>
              <w:rPr>
                <w:rFonts w:hint="default" w:ascii="DejaVu Math TeX Gyre" w:hAnsi="DejaVu Math TeX Gyre" w:cs="Times New Roman"/>
              </w:rPr>
            </m:ctrlPr>
          </m:e>
        </m:func>
      </m:oMath>
      <w:r>
        <w:rPr>
          <w:rFonts w:hint="default" w:hAnsi="DejaVu Math TeX Gyre" w:cs="Times New Roman"/>
          <w:i w:val="0"/>
          <w:lang w:val="en-US"/>
        </w:rPr>
        <w:t xml:space="preserve">        (3)</w:t>
      </w:r>
    </w:p>
    <w:p w14:paraId="1593DF1E">
      <w:pPr>
        <w:keepNext w:val="0"/>
        <w:keepLines w:val="0"/>
        <w:pageBreakBefore w:val="0"/>
        <w:widowControl/>
        <w:kinsoku/>
        <w:wordWrap/>
        <w:overflowPunct/>
        <w:topLinePunct w:val="0"/>
        <w:autoSpaceDE/>
        <w:autoSpaceDN/>
        <w:bidi w:val="0"/>
        <w:adjustRightInd/>
        <w:snapToGrid w:val="0"/>
        <w:spacing w:line="280" w:lineRule="exact"/>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with </w:t>
      </w:r>
      <m:oMath>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Q</m:t>
            </m:r>
            <m:ctrlPr>
              <w:rPr>
                <w:rFonts w:hint="default" w:ascii="DejaVu Math TeX Gyre" w:hAnsi="DejaVu Math TeX Gyre" w:cs="Times New Roman"/>
              </w:rPr>
            </m:ctrlPr>
          </m:e>
          <m:sub>
            <m:r>
              <m:rPr>
                <m:nor/>
                <m:sty m:val="p"/>
              </m:rPr>
              <w:rPr>
                <w:rFonts w:hint="default" w:ascii="Times New Roman" w:hAnsi="Times New Roman" w:cs="Times New Roman"/>
                <w:b w:val="0"/>
                <w:i w:val="0"/>
              </w:rPr>
              <m:t>L</m:t>
            </m:r>
            <m:ctrlPr>
              <w:rPr>
                <w:rFonts w:hint="default" w:ascii="DejaVu Math TeX Gyre" w:hAnsi="DejaVu Math TeX Gyre" w:cs="Times New Roman"/>
              </w:rPr>
            </m:ctrlPr>
          </m:sub>
        </m:sSub>
      </m:oMath>
      <w:r>
        <w:rPr>
          <w:rFonts w:hint="default" w:ascii="Times New Roman Regular" w:hAnsi="Times New Roman Regular" w:cs="Times New Roman Regular"/>
        </w:rPr>
        <w:t xml:space="preserve">= 42 and </w:t>
      </w:r>
      <m:oMath>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Q</m:t>
            </m:r>
            <m:ctrlPr>
              <w:rPr>
                <w:rFonts w:hint="default" w:ascii="DejaVu Math TeX Gyre" w:hAnsi="DejaVu Math TeX Gyre" w:cs="Times New Roman"/>
              </w:rPr>
            </m:ctrlPr>
          </m:e>
          <m:sub>
            <m:r>
              <m:rPr>
                <m:nor/>
                <m:sty m:val="p"/>
              </m:rPr>
              <w:rPr>
                <w:rFonts w:hint="default" w:ascii="Times New Roman" w:hAnsi="Times New Roman" w:cs="Times New Roman"/>
                <w:b w:val="0"/>
                <w:i w:val="0"/>
              </w:rPr>
              <m:t>H</m:t>
            </m:r>
            <m:ctrlPr>
              <w:rPr>
                <w:rFonts w:hint="default" w:ascii="DejaVu Math TeX Gyre" w:hAnsi="DejaVu Math TeX Gyre" w:cs="Times New Roman"/>
              </w:rPr>
            </m:ctrlPr>
          </m:sub>
        </m:sSub>
      </m:oMath>
      <w:r>
        <w:rPr>
          <w:rFonts w:hint="default" w:ascii="Times New Roman Regular" w:hAnsi="Times New Roman Regular" w:cs="Times New Roman Regular"/>
        </w:rPr>
        <w:t>= 8 vehicles day⁻¹ (light and heavy traffic respectively, HDM-4 defaults for remote rural roads</w:t>
      </w: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lang w:eastAsia="zh-CN"/>
        </w:rPr>
        <w:instrText xml:space="preserve"> ADDIN ZOTERO_ITEM CSL_CITATION {"citationID":"BN3Y25Rb","properties":{"unsorted":false,"formattedCitation":"&lt;sup&gt;36&lt;/sup&gt;","plainCitation":"36","noteIndex":0},"citationItems":[{"id":581,"uris":["http://zotero.org/users/18649917/items/SXHCS9RV"],"itemData":{"id":581,"type":"book","abstract":"To order a publication of World Road Association, fill in the order form, print it and send it.","collection-title":"Highway Development and Management","language":"en","publisher":"World Road Association (PIARC) &amp; The World Bank","publisher-place":"Paris","title":"Modelling Road Deterioration and Works Effects in HDM-4","URL":"https://www.piarc.org/en/order-library/5710-en-Modelling Road Deterioration and Works Effects in HDM-4","volume":"6","author":[{"literal":"MOROSIUK Gregory"},{"literal":"RILEY Michael"}],"accessed":{"date-parts":[["2026",5,5]]},"issued":{"date-parts":[["2004"]]}}}],"schema":"https://github.com/citation-style-language/schema/raw/master/csl-citation.json"} </w:instrText>
      </w:r>
      <w:r>
        <w:rPr>
          <w:rFonts w:hint="default" w:ascii="Times New Roman Regular" w:hAnsi="Times New Roman Regular" w:cs="Times New Roman Regular"/>
          <w:szCs w:val="24"/>
        </w:rPr>
        <w:fldChar w:fldCharType="separate"/>
      </w:r>
      <w:r>
        <w:rPr>
          <w:rFonts w:hint="default" w:ascii="Times New Roman Regular" w:hAnsi="Times New Roman Regular" w:cs="Times New Roman Regular"/>
          <w:szCs w:val="24"/>
          <w:vertAlign w:val="superscript"/>
          <w:lang w:eastAsia="zh-CN"/>
        </w:rPr>
        <w:t>36</w:t>
      </w:r>
      <w:r>
        <w:rPr>
          <w:rFonts w:hint="default" w:ascii="Times New Roman Regular" w:hAnsi="Times New Roman Regular" w:cs="Times New Roman Regular"/>
          <w:szCs w:val="24"/>
        </w:rPr>
        <w:fldChar w:fldCharType="end"/>
      </w:r>
      <w:r>
        <w:rPr>
          <w:rFonts w:hint="default" w:ascii="Times New Roman Regular" w:hAnsi="Times New Roman Regular" w:cs="Times New Roman Regular"/>
        </w:rPr>
        <w:t xml:space="preserve">), </w:t>
      </w:r>
      <m:oMath>
        <m:r>
          <m:rPr>
            <m:nor/>
            <m:sty m:val="p"/>
          </m:rPr>
          <w:rPr>
            <w:rFonts w:hint="default" w:ascii="DejaVu Math TeX Gyre" w:hAnsi="DejaVu Math TeX Gyre" w:cs="Times New Roman"/>
            <w:b w:val="0"/>
            <w:i w:val="0"/>
          </w:rPr>
          <m:t>Q</m:t>
        </m:r>
      </m:oMath>
      <w:r>
        <w:rPr>
          <w:rFonts w:hint="default" w:ascii="Times New Roman Regular" w:hAnsi="Times New Roman Regular" w:cs="Times New Roman Regular"/>
        </w:rPr>
        <w:t>=</w:t>
      </w:r>
      <m:oMath>
        <m:sSub>
          <m:sSubPr>
            <m:ctrlPr>
              <w:rPr>
                <w:rFonts w:hint="default" w:ascii="DejaVu Math TeX Gyre" w:hAnsi="DejaVu Math TeX Gyre" w:cs="Times New Roman Regular"/>
              </w:rPr>
            </m:ctrlPr>
          </m:sSubPr>
          <m:e>
            <m:r>
              <m:rPr>
                <m:nor/>
                <m:sty m:val="p"/>
              </m:rPr>
              <w:rPr>
                <w:rFonts w:hint="default" w:ascii="DejaVu Math TeX Gyre" w:hAnsi="DejaVu Math TeX Gyre" w:cs="Times New Roman Regular"/>
                <w:b w:val="0"/>
                <w:i w:val="0"/>
              </w:rPr>
              <m:t>Q</m:t>
            </m:r>
            <m:ctrlPr>
              <w:rPr>
                <w:rFonts w:hint="default" w:ascii="DejaVu Math TeX Gyre" w:hAnsi="DejaVu Math TeX Gyre" w:cs="Times New Roman Regular"/>
              </w:rPr>
            </m:ctrlPr>
          </m:e>
          <m:sub>
            <m:r>
              <m:rPr>
                <m:nor/>
                <m:sty m:val="p"/>
              </m:rPr>
              <w:rPr>
                <w:rFonts w:hint="default" w:ascii="DejaVu Math TeX Gyre" w:hAnsi="DejaVu Math TeX Gyre" w:cs="Times New Roman Regular"/>
                <w:b w:val="0"/>
                <w:i w:val="0"/>
              </w:rPr>
              <m:t>L</m:t>
            </m:r>
            <m:ctrlPr>
              <w:rPr>
                <w:rFonts w:hint="default" w:ascii="DejaVu Math TeX Gyre" w:hAnsi="DejaVu Math TeX Gyre" w:cs="Times New Roman"/>
              </w:rPr>
            </m:ctrlPr>
          </m:sub>
        </m:sSub>
      </m:oMath>
      <w:r>
        <w:rPr>
          <w:rFonts w:hint="default" w:ascii="Times New Roman Regular" w:hAnsi="Times New Roman Regular" w:cs="Times New Roman Regular"/>
        </w:rPr>
        <w:t>+</w:t>
      </w:r>
      <m:oMath>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Q</m:t>
            </m:r>
            <m:ctrlPr>
              <w:rPr>
                <w:rFonts w:hint="default" w:ascii="DejaVu Math TeX Gyre" w:hAnsi="DejaVu Math TeX Gyre" w:cs="Times New Roman"/>
              </w:rPr>
            </m:ctrlPr>
          </m:e>
          <m:sub>
            <m:r>
              <m:rPr>
                <m:nor/>
                <m:sty m:val="p"/>
              </m:rPr>
              <w:rPr>
                <w:rFonts w:hint="default" w:ascii="Times New Roman" w:hAnsi="Times New Roman" w:cs="Times New Roman"/>
                <w:b w:val="0"/>
                <w:i w:val="0"/>
              </w:rPr>
              <m:t>H</m:t>
            </m:r>
            <m:ctrlPr>
              <w:rPr>
                <w:rFonts w:hint="default" w:ascii="DejaVu Math TeX Gyre" w:hAnsi="DejaVu Math TeX Gyre" w:cs="Times New Roman"/>
              </w:rPr>
            </m:ctrlPr>
          </m:sub>
        </m:sSub>
      </m:oMath>
      <w:r>
        <w:rPr>
          <w:rFonts w:hint="default" w:ascii="Times New Roman Regular" w:hAnsi="Times New Roman Regular" w:cs="Times New Roman Regular"/>
        </w:rPr>
        <w:t xml:space="preserve">=50 vehicles day⁻¹, and </w:t>
      </w:r>
      <m:oMath>
        <m:r>
          <m:rPr>
            <m:nor/>
            <m:sty m:val="p"/>
          </m:rPr>
          <w:rPr>
            <w:rFonts w:hint="default" w:ascii="DejaVu Math TeX Gyre" w:hAnsi="DejaVu Math TeX Gyre" w:cs="Times New Roman Regular"/>
            <w:b w:val="0"/>
            <w:i w:val="0"/>
          </w:rPr>
          <m:t>Δt</m:t>
        </m:r>
      </m:oMath>
      <w:r>
        <w:rPr>
          <w:rFonts w:hint="default" w:ascii="Times New Roman Regular" w:hAnsi="Times New Roman Regular" w:cs="Times New Roman Regular"/>
        </w:rPr>
        <w:t xml:space="preserve">= 1/12 year. The update equation was iterated over 12 monthly steps to obtain the annual climate-conditioned </w:t>
      </w:r>
      <m:oMath>
        <m:r>
          <m:rPr>
            <m:nor/>
            <m:sty m:val="p"/>
          </m:rPr>
          <w:rPr>
            <w:rFonts w:hint="default" w:ascii="DejaVu Math TeX Gyre" w:hAnsi="DejaVu Math TeX Gyre" w:cs="Times New Roman Regular"/>
            <w:b w:val="0"/>
            <w:i w:val="0"/>
          </w:rPr>
          <m:t>IRI</m:t>
        </m:r>
      </m:oMath>
      <w:r>
        <w:rPr>
          <w:rFonts w:hint="default" w:ascii="Times New Roman Regular" w:hAnsi="Times New Roman Regular" w:cs="Times New Roman Regular"/>
        </w:rPr>
        <w:t xml:space="preserve"> for each segment.</w:t>
      </w:r>
    </w:p>
    <w:p w14:paraId="01F54F79">
      <w:pPr>
        <w:keepNext w:val="0"/>
        <w:keepLines w:val="0"/>
        <w:pageBreakBefore w:val="0"/>
        <w:widowControl/>
        <w:kinsoku/>
        <w:wordWrap/>
        <w:overflowPunct/>
        <w:topLinePunct w:val="0"/>
        <w:autoSpaceDE/>
        <w:autoSpaceDN/>
        <w:bidi w:val="0"/>
        <w:adjustRightInd/>
        <w:snapToGrid w:val="0"/>
        <w:spacing w:line="280" w:lineRule="exact"/>
        <w:jc w:val="both"/>
        <w:textAlignment w:val="auto"/>
        <w:rPr>
          <w:rFonts w:hint="default" w:ascii="Times New Roman Regular" w:hAnsi="Times New Roman Regular" w:cs="Times New Roman Regular"/>
        </w:rPr>
      </w:pPr>
      <w:r>
        <w:rPr>
          <w:rFonts w:hint="default" w:ascii="Times New Roman Bold" w:hAnsi="Times New Roman Bold" w:cs="Times New Roman Bold"/>
          <w:b/>
          <w:bCs/>
        </w:rPr>
        <w:t>Speed and passability.</w:t>
      </w:r>
      <w:r>
        <w:rPr>
          <w:rFonts w:hint="default" w:ascii="Times New Roman Regular" w:hAnsi="Times New Roman Regular" w:cs="Times New Roman Regular"/>
          <w:lang w:val="en-US"/>
        </w:rPr>
        <w:t xml:space="preserve"> Segment travel speed was derived from IRI using the HDM-4 empirical speed–roughness relationship</w:t>
      </w: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lang w:eastAsia="zh-CN"/>
        </w:rPr>
        <w:instrText xml:space="preserve"> ADDIN ZOTERO_ITEM CSL_CITATION {"citationID":"Y4Nl8M1L","properties":{"unsorted":false,"formattedCitation":"&lt;sup&gt;36&lt;/sup&gt;","plainCitation":"36","noteIndex":0},"citationItems":[{"id":581,"uris":["http://zotero.org/users/18649917/items/SXHCS9RV"],"itemData":{"id":581,"type":"book","abstract":"To order a publication of World Road Association, fill in the order form, print it and send it.","collection-title":"Highway Development and Management","language":"en","publisher":"World Road Association (PIARC) &amp; The World Bank","publisher-place":"Paris","title":"Modelling Road Deterioration and Works Effects in HDM-4","URL":"https://www.piarc.org/en/order-library/5710-en-Modelling Road Deterioration and Works Effects in HDM-4","volume":"6","author":[{"literal":"MOROSIUK Gregory"},{"literal":"RILEY Michael"}],"accessed":{"date-parts":[["2026",5,5]]},"issued":{"date-parts":[["2004"]]}}}],"schema":"https://github.com/citation-style-language/schema/raw/master/csl-citation.json"} </w:instrText>
      </w:r>
      <w:r>
        <w:rPr>
          <w:rFonts w:hint="default" w:ascii="Times New Roman Regular" w:hAnsi="Times New Roman Regular" w:cs="Times New Roman Regular"/>
          <w:szCs w:val="24"/>
        </w:rPr>
        <w:fldChar w:fldCharType="separate"/>
      </w:r>
      <w:r>
        <w:rPr>
          <w:rFonts w:hint="default" w:ascii="Times New Roman Regular" w:hAnsi="Times New Roman Regular" w:cs="Times New Roman Regular"/>
          <w:szCs w:val="24"/>
          <w:vertAlign w:val="superscript"/>
          <w:lang w:eastAsia="zh-CN"/>
        </w:rPr>
        <w:t>36</w:t>
      </w:r>
      <w:r>
        <w:rPr>
          <w:rFonts w:hint="default" w:ascii="Times New Roman Regular" w:hAnsi="Times New Roman Regular" w:cs="Times New Roman Regular"/>
          <w:szCs w:val="24"/>
        </w:rPr>
        <w:fldChar w:fldCharType="end"/>
      </w:r>
      <w:r>
        <w:rPr>
          <w:rFonts w:hint="default" w:ascii="Times New Roman Regular" w:hAnsi="Times New Roman Regular" w:cs="Times New Roman Regular"/>
        </w:rPr>
        <w:t>,which maps IRI values between 6 and 20 m km</w:t>
      </w:r>
      <w:r>
        <w:rPr>
          <w:rFonts w:hint="default" w:ascii="Times New Roman Regular" w:hAnsi="Times New Roman Regular" w:cs="Times New Roman Regular"/>
          <w:vertAlign w:val="superscript"/>
        </w:rPr>
        <w:t>−1</w:t>
      </w:r>
      <w:r>
        <w:rPr>
          <w:rFonts w:hint="default" w:ascii="Times New Roman Regular" w:hAnsi="Times New Roman Regular" w:cs="Times New Roman Regular"/>
        </w:rPr>
        <w:t xml:space="preserve"> to speeds between 106 and 32 km h</w:t>
      </w:r>
      <w:r>
        <w:rPr>
          <w:rFonts w:hint="default" w:ascii="Times New Roman Regular" w:hAnsi="Times New Roman Regular" w:cs="Times New Roman Regular"/>
          <w:vertAlign w:val="superscript"/>
        </w:rPr>
        <w:t>−1</w:t>
      </w:r>
      <w:r>
        <w:rPr>
          <w:rFonts w:hint="default" w:ascii="Times New Roman Regular" w:hAnsi="Times New Roman Regular" w:cs="Times New Roman Regular"/>
        </w:rPr>
        <w:t xml:space="preserve"> by piecewise linear interpolation</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(Supplementary Methods S3).</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High soil moisture reduces the load-bearing capacity of unpaved road surfaces and can render them seasonally difficult or impossible to traverse, independently of their roughness condition</w:t>
      </w: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lang w:eastAsia="zh-CN"/>
        </w:rPr>
        <w:instrText xml:space="preserve"> ADDIN ZOTERO_ITEM CSL_CITATION {"citationID":"lFJOvGLL","properties":{"unsorted":false,"formattedCitation":"&lt;sup&gt;37&lt;/sup&gt;","plainCitation":"37","noteIndex":0},"citationItems":[{"id":583,"uris":["http://zotero.org/users/18649917/items/HRVNBAUL"],"itemData":{"id":583,"type":"article-journal","container-title":"Acta Agriculturae Scandinavica, Section B — Soil &amp; Plant Science","DOI":"10.1080/09064710.2016.1210210","ISSN":"0906-4710, 1651-1913","issue":"8","journalAbbreviation":"Acta Agriculturae Scandinavica, Section B — Soil &amp; Plant Science","language":"en","page":"698-705","source":"DOI.org (Crossref)","title":"Measuring and predicting soil moisture conditions for trafficability","volume":"66","author":[{"family":"Reintam","given":"Endla"},{"family":"Vennik","given":"Kersti"},{"family":"Kukk","given":"Liia"},{"family":"Kade","given":"Siiri"},{"family":"Krebstein","given":"Kadri"},{"family":"Are","given":"Mihkel"},{"family":"Astover","given":"Alar"}],"issued":{"date-parts":[["2016",11,16]]}}}],"schema":"https://github.com/citation-style-language/schema/raw/master/csl-citation.json"} </w:instrText>
      </w:r>
      <w:r>
        <w:rPr>
          <w:rFonts w:hint="default" w:ascii="Times New Roman Regular" w:hAnsi="Times New Roman Regular" w:cs="Times New Roman Regular"/>
          <w:szCs w:val="24"/>
        </w:rPr>
        <w:fldChar w:fldCharType="separate"/>
      </w:r>
      <w:r>
        <w:rPr>
          <w:rFonts w:hint="default" w:ascii="Times New Roman Regular" w:hAnsi="Times New Roman Regular" w:cs="Times New Roman Regular"/>
          <w:szCs w:val="24"/>
          <w:vertAlign w:val="superscript"/>
          <w:lang w:eastAsia="zh-CN"/>
        </w:rPr>
        <w:t>37</w:t>
      </w:r>
      <w:r>
        <w:rPr>
          <w:rFonts w:hint="default" w:ascii="Times New Roman Regular" w:hAnsi="Times New Roman Regular" w:cs="Times New Roman Regular"/>
          <w:szCs w:val="24"/>
        </w:rPr>
        <w:fldChar w:fldCharType="end"/>
      </w:r>
      <w:r>
        <w:rPr>
          <w:rFonts w:hint="default" w:ascii="Times New Roman Regular" w:hAnsi="Times New Roman Regular" w:cs="Times New Roman Regular"/>
        </w:rPr>
        <w:t>. Total column soil moisture (</w:t>
      </w:r>
      <m:oMath>
        <m:r>
          <m:rPr>
            <m:nor/>
            <m:sty m:val="p"/>
          </m:rPr>
          <w:rPr>
            <w:rFonts w:hint="default" w:ascii="Times New Roman" w:hAnsi="Times New Roman" w:cs="Times New Roman"/>
            <w:b w:val="0"/>
            <w:i w:val="0"/>
          </w:rPr>
          <m:t>mrso</m:t>
        </m:r>
      </m:oMath>
      <w:r>
        <w:rPr>
          <w:rFonts w:hint="default" w:ascii="Times New Roman Regular" w:hAnsi="Times New Roman Regular" w:cs="Times New Roman Regular"/>
        </w:rPr>
        <w:t xml:space="preserve">) was used as a proxy for saturation-related passability constraints. A segment was treated as passable in months when </w:t>
      </w:r>
      <m:oMath>
        <m:r>
          <m:rPr>
            <m:nor/>
            <m:sty m:val="p"/>
          </m:rPr>
          <w:rPr>
            <w:rFonts w:hint="default" w:ascii="Times New Roman" w:hAnsi="Times New Roman" w:cs="Times New Roman"/>
            <w:b w:val="0"/>
            <w:i w:val="0"/>
          </w:rPr>
          <m:t>mrso</m:t>
        </m:r>
      </m:oMath>
      <w:r>
        <w:rPr>
          <w:rFonts w:hint="default" w:ascii="Times New Roman Regular" w:hAnsi="Times New Roman Regular" w:cs="Times New Roman Regular"/>
        </w:rPr>
        <w:t xml:space="preserve"> did not exceed its baseline-period 75</w:t>
      </w:r>
      <w:r>
        <w:rPr>
          <w:rFonts w:hint="default" w:ascii="Times New Roman Regular" w:hAnsi="Times New Roman Regular" w:cs="Times New Roman Regular"/>
          <w:vertAlign w:val="superscript"/>
        </w:rPr>
        <w:t>th</w:t>
      </w:r>
      <w:r>
        <w:rPr>
          <w:rFonts w:hint="default" w:ascii="Times New Roman Regular" w:hAnsi="Times New Roman Regular" w:cs="Times New Roman Regular"/>
        </w:rPr>
        <w:t xml:space="preserve"> percentile. Let </w:t>
      </w:r>
      <m:oMath>
        <m:r>
          <m:rPr>
            <m:nor/>
            <m:sty m:val="p"/>
          </m:rPr>
          <w:rPr>
            <w:rFonts w:hint="default" w:ascii="Times New Roman" w:hAnsi="Times New Roman" w:cs="Times New Roman"/>
            <w:b w:val="0"/>
            <w:i w:val="0"/>
          </w:rPr>
          <m:t>r</m:t>
        </m:r>
      </m:oMath>
      <w:r>
        <w:rPr>
          <w:rFonts w:hint="default" w:ascii="Times New Roman Regular" w:hAnsi="Times New Roman Regular" w:cs="Times New Roman Regular"/>
        </w:rPr>
        <w:t xml:space="preserve"> denote the fraction of baseline-period months satisfying this condition. Effective speed was then calculated as:</w:t>
      </w:r>
    </w:p>
    <w:p w14:paraId="17BF4A3D">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w:b w:val="0"/>
            <w:i w:val="0"/>
          </w:rPr>
          <m:t>V=</m:t>
        </m:r>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V</m:t>
            </m:r>
            <m:ctrlPr>
              <w:rPr>
                <w:rFonts w:hint="default" w:ascii="DejaVu Math TeX Gyre" w:hAnsi="DejaVu Math TeX Gyre" w:cs="Times New Roman"/>
              </w:rPr>
            </m:ctrlPr>
          </m:e>
          <m:sub>
            <m:r>
              <m:rPr>
                <m:nor/>
                <m:sty m:val="p"/>
              </m:rPr>
              <w:rPr>
                <w:rFonts w:hint="default" w:ascii="Times New Roman" w:hAnsi="Times New Roman" w:cs="Times New Roman"/>
                <w:b w:val="0"/>
                <w:i w:val="0"/>
              </w:rPr>
              <m:t>base</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(IRI)×r</m:t>
        </m:r>
      </m:oMath>
      <w:r>
        <w:rPr>
          <w:rFonts w:hint="default" w:cs="Times New Roman"/>
          <w:i w:val="0"/>
          <w:lang w:val="en-US"/>
        </w:rPr>
        <w:t xml:space="preserve">                            (4)</w:t>
      </w:r>
    </w:p>
    <w:p w14:paraId="105026AE">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w:b w:val="0"/>
            <w:i w:val="0"/>
          </w:rPr>
          <m:t>r=</m:t>
        </m:r>
        <m:f>
          <m:fPr>
            <m:ctrlPr>
              <w:rPr>
                <w:rFonts w:hint="default" w:ascii="DejaVu Math TeX Gyre" w:hAnsi="DejaVu Math TeX Gyre" w:cs="Times New Roman"/>
              </w:rPr>
            </m:ctrlPr>
          </m:fPr>
          <m:num>
            <m:r>
              <m:rPr>
                <m:nor/>
                <m:sty m:val="p"/>
              </m:rPr>
              <w:rPr>
                <w:rFonts w:hint="default" w:ascii="Times New Roman" w:hAnsi="Times New Roman" w:cs="Times New Roman"/>
                <w:b w:val="0"/>
                <w:i w:val="0"/>
              </w:rPr>
              <m:t>1</m:t>
            </m:r>
            <m:ctrlPr>
              <w:rPr>
                <w:rFonts w:hint="default" w:ascii="DejaVu Math TeX Gyre" w:hAnsi="DejaVu Math TeX Gyre" w:cs="Times New Roman"/>
              </w:rPr>
            </m:ctrlPr>
          </m:num>
          <m:den>
            <m:r>
              <m:rPr>
                <m:nor/>
                <m:sty m:val="p"/>
              </m:rPr>
              <w:rPr>
                <w:rFonts w:hint="default" w:ascii="Times New Roman" w:hAnsi="Times New Roman" w:cs="Times New Roman"/>
                <w:b w:val="0"/>
                <w:i w:val="0"/>
              </w:rPr>
              <m:t>12</m:t>
            </m:r>
            <m:ctrlPr>
              <w:rPr>
                <w:rFonts w:hint="default" w:ascii="DejaVu Math TeX Gyre" w:hAnsi="DejaVu Math TeX Gyre" w:cs="Times New Roman"/>
              </w:rPr>
            </m:ctrlPr>
          </m:den>
        </m:f>
        <m:nary>
          <m:naryPr>
            <m:chr m:val="∑"/>
            <m:limLoc m:val="undOvr"/>
            <m:ctrlPr>
              <w:rPr>
                <w:rFonts w:hint="default" w:ascii="DejaVu Math TeX Gyre" w:hAnsi="DejaVu Math TeX Gyre" w:cs="Times New Roman"/>
              </w:rPr>
            </m:ctrlPr>
          </m:naryPr>
          <m:sub>
            <m:r>
              <m:rPr>
                <m:nor/>
                <m:sty m:val="p"/>
              </m:rPr>
              <w:rPr>
                <w:rFonts w:hint="default" w:ascii="Times New Roman" w:hAnsi="Times New Roman" w:cs="Times New Roman"/>
                <w:b w:val="0"/>
                <w:i w:val="0"/>
              </w:rPr>
              <m:t>m=1</m:t>
            </m:r>
            <m:ctrlPr>
              <w:rPr>
                <w:rFonts w:hint="default" w:ascii="DejaVu Math TeX Gyre" w:hAnsi="DejaVu Math TeX Gyre" w:cs="Times New Roman"/>
              </w:rPr>
            </m:ctrlPr>
          </m:sub>
          <m:sup>
            <m:r>
              <m:rPr>
                <m:nor/>
                <m:sty m:val="p"/>
              </m:rPr>
              <w:rPr>
                <w:rFonts w:hint="default" w:ascii="Times New Roman" w:hAnsi="Times New Roman" w:cs="Times New Roman"/>
                <w:b w:val="0"/>
                <w:i w:val="0"/>
              </w:rPr>
              <m:t>12</m:t>
            </m:r>
            <m:ctrlPr>
              <w:rPr>
                <w:rFonts w:hint="default" w:ascii="DejaVu Math TeX Gyre" w:hAnsi="DejaVu Math TeX Gyre" w:cs="Times New Roman"/>
              </w:rPr>
            </m:ctrlPr>
          </m:sup>
          <m:e>
            <m:r>
              <m:rPr>
                <m:nor/>
                <m:sty m:val="p"/>
              </m:rPr>
              <w:rPr>
                <w:rFonts w:hint="default" w:ascii="Times New Roman" w:hAnsi="Times New Roman" w:cs="Times New Roman"/>
                <w:b w:val="0"/>
                <w:i w:val="0"/>
              </w:rPr>
              <m:t>I</m:t>
            </m:r>
            <m:ctrlPr>
              <w:rPr>
                <w:rFonts w:hint="default" w:ascii="DejaVu Math TeX Gyre" w:hAnsi="DejaVu Math TeX Gyre" w:cs="Times New Roman"/>
              </w:rPr>
            </m:ctrlPr>
          </m:e>
        </m:nary>
        <m:d>
          <m:dPr>
            <m:ctrlPr>
              <w:rPr>
                <w:rFonts w:hint="default" w:ascii="DejaVu Math TeX Gyre" w:hAnsi="DejaVu Math TeX Gyre" w:cs="Times New Roman"/>
              </w:rPr>
            </m:ctrlPr>
          </m:dPr>
          <m:e>
            <m:r>
              <m:rPr>
                <m:nor/>
                <m:sty m:val="p"/>
              </m:rPr>
              <w:rPr>
                <w:rFonts w:hint="default" w:ascii="Times New Roman" w:hAnsi="Times New Roman" w:cs="Times New Roman"/>
                <w:b w:val="0"/>
                <w:i w:val="0"/>
              </w:rPr>
              <m:t>mrs</m:t>
            </m:r>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o</m:t>
                </m:r>
                <m:ctrlPr>
                  <w:rPr>
                    <w:rFonts w:hint="default" w:ascii="DejaVu Math TeX Gyre" w:hAnsi="DejaVu Math TeX Gyre" w:cs="Times New Roman"/>
                  </w:rPr>
                </m:ctrlPr>
              </m:e>
              <m:sub>
                <m:r>
                  <m:rPr>
                    <m:nor/>
                    <m:sty m:val="p"/>
                  </m:rPr>
                  <w:rPr>
                    <w:rFonts w:hint="default" w:ascii="Times New Roman" w:hAnsi="Times New Roman" w:cs="Times New Roman"/>
                    <w:b w:val="0"/>
                    <w:i w:val="0"/>
                  </w:rPr>
                  <m:t>m</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m:t>
            </m:r>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q</m:t>
                </m:r>
                <m:ctrlPr>
                  <w:rPr>
                    <w:rFonts w:hint="default" w:ascii="DejaVu Math TeX Gyre" w:hAnsi="DejaVu Math TeX Gyre" w:cs="Times New Roman"/>
                  </w:rPr>
                </m:ctrlPr>
              </m:e>
              <m:sub>
                <m:r>
                  <m:rPr>
                    <m:nor/>
                    <m:sty m:val="p"/>
                  </m:rPr>
                  <w:rPr>
                    <w:rFonts w:hint="default" w:ascii="Times New Roman" w:hAnsi="Times New Roman" w:cs="Times New Roman"/>
                    <w:b w:val="0"/>
                    <w:i w:val="0"/>
                  </w:rPr>
                  <m:t>0.75</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(mrso)</m:t>
            </m:r>
            <m:ctrlPr>
              <w:rPr>
                <w:rFonts w:hint="default" w:ascii="DejaVu Math TeX Gyre" w:hAnsi="DejaVu Math TeX Gyre" w:cs="Times New Roman"/>
              </w:rPr>
            </m:ctrlPr>
          </m:e>
        </m:d>
      </m:oMath>
      <w:r>
        <w:rPr>
          <w:rFonts w:hint="default" w:hAnsi="DejaVu Math TeX Gyre" w:cs="Times New Roman"/>
          <w:i w:val="0"/>
          <w:lang w:val="en-US"/>
        </w:rPr>
        <w:t xml:space="preserve">                     (5)</w:t>
      </w:r>
    </w:p>
    <w:p w14:paraId="3B376334">
      <w:pPr>
        <w:bidi w:val="0"/>
        <w:rPr>
          <w:rFonts w:hint="default" w:ascii="Times New Roman Regular" w:hAnsi="Times New Roman Regular" w:cs="Times New Roman Regular" w:eastAsiaTheme="minorEastAsia"/>
          <w:i w:val="0"/>
          <w:szCs w:val="24"/>
          <w:lang w:val="en-US" w:eastAsia="zh-CN"/>
        </w:rPr>
      </w:pPr>
      <w:r>
        <w:rPr>
          <w:rFonts w:hint="default" w:ascii="Times New Roman Regular" w:hAnsi="Times New Roman Regular" w:cs="Times New Roman Regular"/>
          <w:lang w:val="en-US" w:eastAsia="zh-CN"/>
        </w:rPr>
        <w:t xml:space="preserve">where </w:t>
      </w:r>
      <m:oMath>
        <m:sSub>
          <m:sSubPr>
            <m:ctrlPr>
              <w:rPr>
                <w:rFonts w:hint="default" w:ascii="DejaVu Math TeX Gyre" w:hAnsi="DejaVu Math TeX Gyre" w:cs="Times New Roman"/>
              </w:rPr>
            </m:ctrlPr>
          </m:sSubPr>
          <m:e>
            <m:r>
              <m:rPr>
                <m:nor/>
                <m:sty m:val="p"/>
              </m:rPr>
              <w:rPr>
                <w:rFonts w:hint="default" w:ascii="Times New Roman" w:hAnsi="Times New Roman" w:cs="Times New Roman"/>
                <w:b w:val="0"/>
                <w:i w:val="0"/>
              </w:rPr>
              <m:t>V</m:t>
            </m:r>
            <m:ctrlPr>
              <w:rPr>
                <w:rFonts w:hint="default" w:ascii="DejaVu Math TeX Gyre" w:hAnsi="DejaVu Math TeX Gyre" w:cs="Times New Roman"/>
              </w:rPr>
            </m:ctrlPr>
          </m:e>
          <m:sub>
            <m:r>
              <m:rPr>
                <m:nor/>
                <m:sty m:val="p"/>
              </m:rPr>
              <w:rPr>
                <w:rFonts w:hint="default" w:ascii="Times New Roman" w:hAnsi="Times New Roman" w:cs="Times New Roman"/>
                <w:b w:val="0"/>
                <w:i w:val="0"/>
              </w:rPr>
              <m:t>base</m:t>
            </m:r>
            <m:ctrlPr>
              <w:rPr>
                <w:rFonts w:hint="default" w:ascii="DejaVu Math TeX Gyre" w:hAnsi="DejaVu Math TeX Gyre" w:cs="Times New Roman"/>
              </w:rPr>
            </m:ctrlPr>
          </m:sub>
        </m:sSub>
        <m:r>
          <m:rPr>
            <m:nor/>
            <m:sty m:val="p"/>
          </m:rPr>
          <w:rPr>
            <w:rFonts w:hint="default" w:ascii="Times New Roman" w:hAnsi="Times New Roman" w:cs="Times New Roman"/>
            <w:b w:val="0"/>
            <w:i w:val="0"/>
          </w:rPr>
          <m:t>(IRI)</m:t>
        </m:r>
      </m:oMath>
      <w:r>
        <w:rPr>
          <w:rFonts w:hint="default" w:ascii="Times New Roman Regular" w:hAnsi="Times New Roman Regular" w:cs="Times New Roman Regular"/>
          <w:lang w:val="en-US" w:eastAsia="zh-CN"/>
        </w:rPr>
        <w:t xml:space="preserve"> is the roughness-based travel speed.</w:t>
      </w:r>
    </w:p>
    <w:p w14:paraId="18C2170F">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Bold" w:hAnsi="Times New Roman Bold" w:cs="Times New Roman Bold" w:eastAsiaTheme="minorEastAsia"/>
          <w:b/>
          <w:bCs/>
          <w:sz w:val="24"/>
          <w:szCs w:val="24"/>
          <w:lang w:val="en-US" w:eastAsia="zh-CN" w:bidi="ar-SA"/>
        </w:rPr>
      </w:pPr>
      <w:r>
        <w:rPr>
          <w:rFonts w:hint="default" w:ascii="Times New Roman Bold" w:hAnsi="Times New Roman Bold" w:cs="Times New Roman Bold" w:eastAsiaTheme="minorEastAsia"/>
          <w:b/>
          <w:bCs/>
          <w:sz w:val="24"/>
          <w:szCs w:val="24"/>
          <w:lang w:val="en-US" w:eastAsia="zh-CN" w:bidi="ar-SA"/>
        </w:rPr>
        <w:t>Road network construction</w:t>
      </w:r>
    </w:p>
    <w:p w14:paraId="629EEA18">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road system was represented as a weighted graph from which origin–destination (OD) travel times were computed under normal and extreme climate scenarios. In the continent-scale graph, paved roads were retained as climate-neutral links to preserve cross-border connectivity, whereas all climate-driven variation in edge weights was applied to unpaved segments.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Sensitivity to alternative paved-road assumptions is reported in Supplementary Methods S5.</w:t>
      </w:r>
    </w:p>
    <w:p w14:paraId="3D4B8B7B">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Regular" w:hAnsi="Times New Roman Regular" w:cs="Times New Roman Regular"/>
          <w:b w:val="0"/>
          <w:bCs w:val="0"/>
        </w:rPr>
      </w:pPr>
      <w:r>
        <w:rPr>
          <w:rFonts w:hint="default" w:ascii="Times New Roman Bold" w:hAnsi="Times New Roman Bold" w:cs="Times New Roman Bold" w:eastAsiaTheme="minorEastAsia"/>
          <w:b/>
          <w:bCs/>
          <w:sz w:val="24"/>
          <w:szCs w:val="24"/>
          <w:lang w:val="en-US" w:eastAsia="zh-CN" w:bidi="ar-SA"/>
        </w:rPr>
        <w:t>Climate scenarios.</w:t>
      </w:r>
      <w:r>
        <w:rPr>
          <w:rFonts w:hint="default" w:ascii="Times New Roman Regular" w:hAnsi="Times New Roman Regular" w:cs="Times New Roman Regular"/>
          <w:b w:val="0"/>
          <w:bCs w:val="0"/>
        </w:rPr>
        <w:t xml:space="preserve"> Two graphs were constructed in parallel: </w:t>
      </w:r>
      <m:oMath>
        <m:sSub>
          <m:sSubPr>
            <m:ctrlPr>
              <w:rPr>
                <w:rFonts w:hint="default" w:ascii="DejaVu Math TeX Gyre" w:hAnsi="DejaVu Math TeX Gyre"/>
              </w:rPr>
            </m:ctrlPr>
          </m:sSubPr>
          <m:e>
            <m:r>
              <m:rPr>
                <m:nor/>
              </m:rPr>
              <w:rPr>
                <w:rFonts w:hint="default" w:ascii="Times New Roman" w:hAnsi="Times New Roman"/>
                <w:i/>
              </w:rPr>
              <m:t>G</m:t>
            </m:r>
            <m:ctrlPr>
              <w:rPr>
                <w:rFonts w:ascii="DejaVu Math TeX Gyre" w:hAnsi="DejaVu Math TeX Gyre"/>
              </w:rPr>
            </m:ctrlPr>
          </m:e>
          <m:sub>
            <m:r>
              <m:rPr>
                <m:nor/>
                <m:sty m:val="p"/>
              </m:rPr>
              <w:rPr>
                <w:rFonts w:hint="default" w:ascii="Times New Roman" w:hAnsi="Times New Roman"/>
                <w:b w:val="0"/>
                <w:i w:val="0"/>
              </w:rPr>
              <m:t>0</m:t>
            </m:r>
            <m:ctrlPr>
              <w:rPr>
                <w:rFonts w:ascii="DejaVu Math TeX Gyre" w:hAnsi="DejaVu Math TeX Gyre"/>
              </w:rPr>
            </m:ctrlPr>
          </m:sub>
        </m:sSub>
      </m:oMath>
      <w:r>
        <w:rPr>
          <w:rFonts w:hint="default" w:ascii="Times New Roman Regular" w:hAnsi="Times New Roman Regular" w:cs="Times New Roman Regular"/>
          <w:b w:val="0"/>
          <w:bCs w:val="0"/>
        </w:rPr>
        <w:t xml:space="preserve"> under the normal scenario and </w:t>
      </w:r>
      <m:oMath>
        <m:sSub>
          <m:sSubPr>
            <m:ctrlPr>
              <w:rPr>
                <w:rFonts w:hint="default" w:ascii="DejaVu Math TeX Gyre" w:hAnsi="DejaVu Math TeX Gyre"/>
              </w:rPr>
            </m:ctrlPr>
          </m:sSubPr>
          <m:e>
            <m:r>
              <m:rPr>
                <m:nor/>
              </m:rPr>
              <w:rPr>
                <w:rFonts w:hint="default" w:ascii="Times New Roman" w:hAnsi="Times New Roman"/>
                <w:i/>
              </w:rPr>
              <m:t>G</m:t>
            </m:r>
            <m:ctrlPr>
              <w:rPr>
                <w:rFonts w:ascii="DejaVu Math TeX Gyre" w:hAnsi="DejaVu Math TeX Gyre"/>
              </w:rPr>
            </m:ctrlPr>
          </m:e>
          <m:sub>
            <m:r>
              <m:rPr>
                <m:nor/>
                <m:sty m:val="p"/>
              </m:rPr>
              <w:rPr>
                <w:rFonts w:hint="default" w:ascii="Times New Roman" w:hAnsi="Times New Roman"/>
                <w:b w:val="0"/>
                <w:i w:val="0"/>
              </w:rPr>
              <m:t>1</m:t>
            </m:r>
            <m:ctrlPr>
              <w:rPr>
                <w:rFonts w:ascii="DejaVu Math TeX Gyre" w:hAnsi="DejaVu Math TeX Gyre"/>
              </w:rPr>
            </m:ctrlPr>
          </m:sub>
        </m:sSub>
      </m:oMath>
      <w:r>
        <w:rPr>
          <w:rFonts w:hint="default" w:ascii="Times New Roman Regular" w:hAnsi="Times New Roman Regular" w:cs="Times New Roman Regular"/>
          <w:b w:val="0"/>
          <w:bCs w:val="0"/>
        </w:rPr>
        <w:t xml:space="preserve"> under the extreme scenario. Climate statistics were computed as temporal percentiles over 2011–2020 for the grid cell nearest to each segment centroid.</w:t>
      </w:r>
      <w:r>
        <w:rPr>
          <w:rFonts w:hint="eastAsia" w:ascii="Times New Roman Regular" w:hAnsi="Times New Roman Regular" w:cs="Times New Roman Regular"/>
          <w:b w:val="0"/>
          <w:bCs w:val="0"/>
          <w:lang w:val="en-US" w:eastAsia="zh-CN"/>
        </w:rPr>
        <w:t xml:space="preserve"> </w:t>
      </w:r>
      <w:r>
        <w:rPr>
          <w:rFonts w:hint="default" w:ascii="Times New Roman Regular" w:hAnsi="Times New Roman Regular" w:cs="Times New Roman Regular"/>
          <w:b w:val="0"/>
          <w:bCs w:val="0"/>
        </w:rPr>
        <w:t>The normal scenario used the temporal mean of monthly precipitation and defined the soil-moisture passability threshold as the segment-specific temporal 75</w:t>
      </w:r>
      <w:r>
        <w:rPr>
          <w:rFonts w:hint="default" w:ascii="Times New Roman Regular" w:hAnsi="Times New Roman Regular" w:cs="Times New Roman Regular"/>
          <w:b w:val="0"/>
          <w:bCs w:val="0"/>
          <w:vertAlign w:val="superscript"/>
        </w:rPr>
        <w:t>th</w:t>
      </w:r>
      <w:r>
        <w:rPr>
          <w:rFonts w:hint="default" w:ascii="Times New Roman Regular" w:hAnsi="Times New Roman Regular" w:cs="Times New Roman Regular"/>
          <w:b w:val="0"/>
          <w:bCs w:val="0"/>
        </w:rPr>
        <w:t xml:space="preserve"> percentile of mrso (</w:t>
      </w:r>
      <m:oMath>
        <m:sSub>
          <m:sSubPr>
            <m:ctrlPr>
              <w:rPr>
                <w:rFonts w:hint="default" w:ascii="DejaVu Math TeX Gyre" w:hAnsi="DejaVu Math TeX Gyre"/>
              </w:rPr>
            </m:ctrlPr>
          </m:sSubPr>
          <m:e>
            <m:r>
              <m:rPr>
                <m:nor/>
              </m:rPr>
              <w:rPr>
                <w:rFonts w:hint="default" w:ascii="Times New Roman" w:hAnsi="Times New Roman"/>
                <w:i/>
              </w:rPr>
              <m:t>q</m:t>
            </m:r>
            <m:ctrlPr>
              <w:rPr>
                <w:rFonts w:ascii="DejaVu Math TeX Gyre" w:hAnsi="DejaVu Math TeX Gyre"/>
              </w:rPr>
            </m:ctrlPr>
          </m:e>
          <m:sub>
            <m:r>
              <m:rPr>
                <m:nor/>
                <m:sty m:val="p"/>
              </m:rPr>
              <w:rPr>
                <w:rFonts w:hint="default" w:ascii="Times New Roman" w:hAnsi="Times New Roman"/>
                <w:b w:val="0"/>
                <w:i w:val="0"/>
              </w:rPr>
              <m:t>0.75</m:t>
            </m:r>
            <m:ctrlPr>
              <w:rPr>
                <w:rFonts w:ascii="DejaVu Math TeX Gyre" w:hAnsi="DejaVu Math TeX Gyre"/>
              </w:rPr>
            </m:ctrlPr>
          </m:sub>
        </m:sSub>
      </m:oMath>
      <w:r>
        <w:rPr>
          <w:rFonts w:hint="default" w:ascii="Times New Roman Regular" w:hAnsi="Times New Roman Regular" w:cs="Times New Roman Regular"/>
          <w:b w:val="0"/>
          <w:bCs w:val="0"/>
        </w:rPr>
        <w:t>). The extreme scenario substituted the temporal 95</w:t>
      </w:r>
      <w:r>
        <w:rPr>
          <w:rFonts w:hint="default" w:ascii="Times New Roman Regular" w:hAnsi="Times New Roman Regular" w:cs="Times New Roman Regular"/>
          <w:b w:val="0"/>
          <w:bCs w:val="0"/>
          <w:vertAlign w:val="superscript"/>
        </w:rPr>
        <w:t>th</w:t>
      </w:r>
      <w:r>
        <w:rPr>
          <w:rFonts w:hint="default" w:ascii="Times New Roman Regular" w:hAnsi="Times New Roman Regular" w:cs="Times New Roman Regular"/>
          <w:b w:val="0"/>
          <w:bCs w:val="0"/>
        </w:rPr>
        <w:t>-percentile precipitation (</w:t>
      </w:r>
      <m:oMath>
        <m:sSubSup>
          <m:sSubSupPr>
            <m:ctrlPr>
              <w:rPr>
                <w:rFonts w:hint="default" w:ascii="DejaVu Math TeX Gyre" w:hAnsi="DejaVu Math TeX Gyre"/>
              </w:rPr>
            </m:ctrlPr>
          </m:sSubSupPr>
          <m:e>
            <m:r>
              <m:rPr>
                <m:nor/>
              </m:rPr>
              <w:rPr>
                <w:rFonts w:hint="default" w:ascii="Times New Roman" w:hAnsi="Times New Roman"/>
                <w:i/>
              </w:rPr>
              <m:t>P</m:t>
            </m:r>
            <m:ctrlPr>
              <w:rPr>
                <w:rFonts w:ascii="DejaVu Math TeX Gyre" w:hAnsi="DejaVu Math TeX Gyre"/>
              </w:rPr>
            </m:ctrlPr>
          </m:e>
          <m:sub>
            <m:r>
              <m:rPr>
                <m:nor/>
                <m:sty m:val="p"/>
              </m:rPr>
              <w:rPr>
                <w:rFonts w:hint="default" w:ascii="Times New Roman" w:hAnsi="Times New Roman"/>
                <w:b w:val="0"/>
                <w:i w:val="0"/>
              </w:rPr>
              <m:t>95</m:t>
            </m:r>
            <m:ctrlPr>
              <w:rPr>
                <w:rFonts w:ascii="DejaVu Math TeX Gyre" w:hAnsi="DejaVu Math TeX Gyre"/>
              </w:rPr>
            </m:ctrlPr>
          </m:sub>
          <m:sup>
            <m:r>
              <m:rPr>
                <m:nor/>
              </m:rPr>
              <w:rPr>
                <w:rFonts w:hint="default" w:ascii="Times New Roman" w:hAnsi="Times New Roman"/>
                <w:i/>
              </w:rPr>
              <m:t>pr</m:t>
            </m:r>
            <m:ctrlPr>
              <w:rPr>
                <w:rFonts w:ascii="DejaVu Math TeX Gyre" w:hAnsi="DejaVu Math TeX Gyre"/>
              </w:rPr>
            </m:ctrlPr>
          </m:sup>
        </m:sSubSup>
      </m:oMath>
      <w:r>
        <w:rPr>
          <w:rFonts w:hint="default" w:ascii="Times New Roman Regular" w:hAnsi="Times New Roman Regular" w:cs="Times New Roman Regular"/>
          <w:b w:val="0"/>
          <w:bCs w:val="0"/>
        </w:rPr>
        <w:t>) into the IRI deterioration model and assessed soil-moisture stress using the temporal 95th percentile of mrso (</w:t>
      </w:r>
      <m:oMath>
        <m:sSub>
          <m:sSubPr>
            <m:ctrlPr>
              <w:rPr>
                <w:rFonts w:hint="default" w:ascii="DejaVu Math TeX Gyre" w:hAnsi="DejaVu Math TeX Gyre"/>
              </w:rPr>
            </m:ctrlPr>
          </m:sSubPr>
          <m:e>
            <m:r>
              <m:rPr>
                <m:nor/>
              </m:rPr>
              <w:rPr>
                <w:rFonts w:hint="default" w:ascii="Times New Roman" w:hAnsi="Times New Roman"/>
                <w:i/>
              </w:rPr>
              <m:t>q</m:t>
            </m:r>
            <m:ctrlPr>
              <w:rPr>
                <w:rFonts w:ascii="DejaVu Math TeX Gyre" w:hAnsi="DejaVu Math TeX Gyre"/>
              </w:rPr>
            </m:ctrlPr>
          </m:e>
          <m:sub>
            <m:r>
              <m:rPr>
                <m:nor/>
                <m:sty m:val="p"/>
              </m:rPr>
              <w:rPr>
                <w:rFonts w:hint="default" w:ascii="Times New Roman" w:hAnsi="Times New Roman"/>
                <w:b w:val="0"/>
                <w:i w:val="0"/>
              </w:rPr>
              <m:t>0.95</m:t>
            </m:r>
            <m:ctrlPr>
              <w:rPr>
                <w:rFonts w:ascii="DejaVu Math TeX Gyre" w:hAnsi="DejaVu Math TeX Gyre"/>
              </w:rPr>
            </m:ctrlPr>
          </m:sub>
        </m:sSub>
      </m:oMath>
      <w:r>
        <w:rPr>
          <w:rFonts w:hint="default" w:ascii="Times New Roman Regular" w:hAnsi="Times New Roman Regular" w:cs="Times New Roman Regular"/>
          <w:b w:val="0"/>
          <w:bCs w:val="0"/>
        </w:rPr>
        <w:t>). Robustness to alternative precipitation percentiles, soil-moisture thresholds and passability-penalty functions is reported in Supplementary Methods S4.</w:t>
      </w:r>
      <w:r>
        <w:rPr>
          <w:rFonts w:hint="default" w:ascii="Times New Roman Regular" w:hAnsi="Times New Roman Regular" w:cs="Times New Roman Regular"/>
          <w:b w:val="0"/>
          <w:bCs w:val="0"/>
          <w:lang w:val="en-US"/>
        </w:rPr>
        <w:t xml:space="preserve"> </w:t>
      </w:r>
      <w:r>
        <w:rPr>
          <w:rFonts w:hint="default" w:ascii="Times New Roman Regular" w:hAnsi="Times New Roman Regular" w:cs="Times New Roman Regular"/>
          <w:b w:val="0"/>
          <w:bCs w:val="0"/>
        </w:rPr>
        <w:t xml:space="preserve">Where </w:t>
      </w:r>
      <m:oMath>
        <m:sSub>
          <m:sSubPr>
            <m:ctrlPr>
              <w:rPr>
                <w:rFonts w:hint="default" w:ascii="DejaVu Math TeX Gyre" w:hAnsi="DejaVu Math TeX Gyre"/>
              </w:rPr>
            </m:ctrlPr>
          </m:sSubPr>
          <m:e>
            <m:r>
              <m:rPr>
                <m:nor/>
              </m:rPr>
              <w:rPr>
                <w:rFonts w:hint="default" w:ascii="Times New Roman" w:hAnsi="Times New Roman"/>
                <w:i/>
              </w:rPr>
              <m:t>q</m:t>
            </m:r>
            <m:ctrlPr>
              <w:rPr>
                <w:rFonts w:ascii="DejaVu Math TeX Gyre" w:hAnsi="DejaVu Math TeX Gyre"/>
              </w:rPr>
            </m:ctrlPr>
          </m:e>
          <m:sub>
            <m:r>
              <m:rPr>
                <m:nor/>
                <m:sty m:val="p"/>
              </m:rPr>
              <w:rPr>
                <w:rFonts w:hint="default" w:ascii="Times New Roman" w:hAnsi="Times New Roman"/>
                <w:b w:val="0"/>
                <w:i w:val="0"/>
              </w:rPr>
              <m:t>0.95</m:t>
            </m:r>
            <m:ctrlPr>
              <w:rPr>
                <w:rFonts w:ascii="DejaVu Math TeX Gyre" w:hAnsi="DejaVu Math TeX Gyre"/>
              </w:rPr>
            </m:ctrlPr>
          </m:sub>
        </m:sSub>
      </m:oMath>
      <w:r>
        <w:rPr>
          <w:rFonts w:hint="default" w:ascii="Times New Roman Regular" w:hAnsi="Times New Roman Regular" w:cs="Times New Roman Regular"/>
          <w:b w:val="0"/>
          <w:bCs w:val="0"/>
        </w:rPr>
        <w:t xml:space="preserve"> exceeded </w:t>
      </w:r>
      <m:oMath>
        <m:sSub>
          <m:sSubPr>
            <m:ctrlPr>
              <w:rPr>
                <w:rFonts w:hint="default" w:ascii="DejaVu Math TeX Gyre" w:hAnsi="DejaVu Math TeX Gyre"/>
              </w:rPr>
            </m:ctrlPr>
          </m:sSubPr>
          <m:e>
            <m:r>
              <m:rPr>
                <m:nor/>
              </m:rPr>
              <w:rPr>
                <w:rFonts w:hint="default" w:ascii="Times New Roman" w:hAnsi="Times New Roman"/>
                <w:i/>
              </w:rPr>
              <m:t>q</m:t>
            </m:r>
            <m:ctrlPr>
              <w:rPr>
                <w:rFonts w:ascii="DejaVu Math TeX Gyre" w:hAnsi="DejaVu Math TeX Gyre"/>
              </w:rPr>
            </m:ctrlPr>
          </m:e>
          <m:sub>
            <m:r>
              <m:rPr>
                <m:nor/>
                <m:sty m:val="p"/>
              </m:rPr>
              <w:rPr>
                <w:rFonts w:hint="default" w:ascii="Times New Roman" w:hAnsi="Times New Roman"/>
                <w:b w:val="0"/>
                <w:i w:val="0"/>
              </w:rPr>
              <m:t>0.75</m:t>
            </m:r>
            <m:ctrlPr>
              <w:rPr>
                <w:rFonts w:ascii="DejaVu Math TeX Gyre" w:hAnsi="DejaVu Math TeX Gyre"/>
              </w:rPr>
            </m:ctrlPr>
          </m:sub>
        </m:sSub>
      </m:oMath>
      <w:r>
        <w:rPr>
          <w:rFonts w:hint="default" w:ascii="Times New Roman Regular" w:hAnsi="Times New Roman Regular" w:cs="Times New Roman Regular"/>
          <w:b w:val="0"/>
          <w:bCs w:val="0"/>
        </w:rPr>
        <w:t>, the passability rate was scaled as:</w:t>
      </w:r>
    </w:p>
    <w:p w14:paraId="5E79C286">
      <w:pPr>
        <w:pStyle w:val="8"/>
        <w:keepNext w:val="0"/>
        <w:keepLines w:val="0"/>
        <w:pageBreakBefore w:val="0"/>
        <w:widowControl/>
        <w:kinsoku/>
        <w:wordWrap/>
        <w:overflowPunct/>
        <w:topLinePunct w:val="0"/>
        <w:autoSpaceDE/>
        <w:autoSpaceDN/>
        <w:bidi w:val="0"/>
        <w:adjustRightInd/>
        <w:snapToGrid/>
        <w:spacing w:beforeAutospacing="0" w:afterAutospacing="0"/>
        <w:jc w:val="right"/>
        <w:textAlignment w:val="auto"/>
        <w:rPr>
          <w:rFonts w:hint="default" w:ascii="Times New Roman Regular" w:hAnsi="Times New Roman Regular" w:cs="Times New Roman Regular"/>
          <w:b w:val="0"/>
          <w:bCs w:val="0"/>
          <w:lang w:val="en-US"/>
        </w:rPr>
      </w:pPr>
      <m:oMath>
        <m:sSub>
          <m:sSubPr>
            <m:ctrlPr>
              <w:rPr>
                <w:rFonts w:hint="default" w:ascii="DejaVu Math TeX Gyre" w:hAnsi="DejaVu Math TeX Gyre"/>
              </w:rPr>
            </m:ctrlPr>
          </m:sSubPr>
          <m:e>
            <m:r>
              <m:rPr>
                <m:nor/>
              </m:rPr>
              <w:rPr>
                <w:rFonts w:hint="default" w:ascii="Times New Roman" w:hAnsi="Times New Roman"/>
                <w:i/>
              </w:rPr>
              <m:t>r</m:t>
            </m:r>
            <m:ctrlPr>
              <w:rPr>
                <w:rFonts w:ascii="DejaVu Math TeX Gyre" w:hAnsi="DejaVu Math TeX Gyre"/>
              </w:rPr>
            </m:ctrlPr>
          </m:e>
          <m:sub>
            <m:r>
              <m:rPr>
                <m:nor/>
              </m:rPr>
              <w:rPr>
                <w:rFonts w:hint="default" w:ascii="Times New Roman" w:hAnsi="Times New Roman"/>
                <w:i/>
              </w:rPr>
              <m:t>extreme</m:t>
            </m:r>
            <m:ctrlPr>
              <w:rPr>
                <w:rFonts w:ascii="DejaVu Math TeX Gyre" w:hAnsi="DejaVu Math TeX Gyre"/>
              </w:rPr>
            </m:ctrlPr>
          </m:sub>
        </m:sSub>
        <m:r>
          <m:rPr>
            <m:nor/>
            <m:sty m:val="p"/>
          </m:rPr>
          <w:rPr>
            <w:rFonts w:hint="default" w:ascii="Times New Roman" w:hAnsi="Times New Roman"/>
            <w:b w:val="0"/>
            <w:i w:val="0"/>
          </w:rPr>
          <m:t>=</m:t>
        </m:r>
        <m:sSub>
          <m:sSubPr>
            <m:ctrlPr>
              <w:rPr>
                <w:rFonts w:hint="default" w:ascii="DejaVu Math TeX Gyre" w:hAnsi="DejaVu Math TeX Gyre"/>
              </w:rPr>
            </m:ctrlPr>
          </m:sSubPr>
          <m:e>
            <m:r>
              <m:rPr>
                <m:nor/>
              </m:rPr>
              <w:rPr>
                <w:rFonts w:hint="default" w:ascii="Times New Roman" w:hAnsi="Times New Roman"/>
                <w:i/>
              </w:rPr>
              <m:t>r</m:t>
            </m:r>
            <m:ctrlPr>
              <w:rPr>
                <w:rFonts w:ascii="DejaVu Math TeX Gyre" w:hAnsi="DejaVu Math TeX Gyre"/>
              </w:rPr>
            </m:ctrlPr>
          </m:e>
          <m:sub>
            <m:r>
              <m:rPr>
                <m:nor/>
              </m:rPr>
              <w:rPr>
                <w:rFonts w:hint="default" w:ascii="Times New Roman" w:hAnsi="Times New Roman"/>
                <w:i/>
              </w:rPr>
              <m:t>normal</m:t>
            </m:r>
            <m:ctrlPr>
              <w:rPr>
                <w:rFonts w:ascii="DejaVu Math TeX Gyre" w:hAnsi="DejaVu Math TeX Gyre"/>
              </w:rPr>
            </m:ctrlPr>
          </m:sub>
        </m:sSub>
        <m:r>
          <m:rPr>
            <m:nor/>
            <m:sty m:val="p"/>
          </m:rPr>
          <w:rPr>
            <w:rFonts w:hint="default" w:ascii="Times New Roman" w:hAnsi="Times New Roman"/>
            <w:b w:val="0"/>
            <w:i w:val="0"/>
          </w:rPr>
          <m:t>×</m:t>
        </m:r>
        <m:f>
          <m:fPr>
            <m:ctrlPr>
              <w:rPr>
                <w:rFonts w:hint="default" w:ascii="DejaVu Math TeX Gyre" w:hAnsi="DejaVu Math TeX Gyre"/>
              </w:rPr>
            </m:ctrlPr>
          </m:fPr>
          <m:num>
            <m:sSub>
              <m:sSubPr>
                <m:ctrlPr>
                  <w:rPr>
                    <w:rFonts w:hint="default" w:ascii="DejaVu Math TeX Gyre" w:hAnsi="DejaVu Math TeX Gyre"/>
                  </w:rPr>
                </m:ctrlPr>
              </m:sSubPr>
              <m:e>
                <m:r>
                  <m:rPr>
                    <m:nor/>
                  </m:rPr>
                  <w:rPr>
                    <w:rFonts w:hint="default" w:ascii="Times New Roman" w:hAnsi="Times New Roman"/>
                    <w:i/>
                  </w:rPr>
                  <m:t>q</m:t>
                </m:r>
                <m:ctrlPr>
                  <w:rPr>
                    <w:rFonts w:ascii="DejaVu Math TeX Gyre" w:hAnsi="DejaVu Math TeX Gyre"/>
                  </w:rPr>
                </m:ctrlPr>
              </m:e>
              <m:sub>
                <m:r>
                  <m:rPr>
                    <m:nor/>
                    <m:sty m:val="p"/>
                  </m:rPr>
                  <w:rPr>
                    <w:rFonts w:hint="default" w:ascii="Times New Roman" w:hAnsi="Times New Roman"/>
                    <w:b w:val="0"/>
                    <w:i w:val="0"/>
                  </w:rPr>
                  <m:t>0.75</m:t>
                </m:r>
                <m:ctrlPr>
                  <w:rPr>
                    <w:rFonts w:ascii="DejaVu Math TeX Gyre" w:hAnsi="DejaVu Math TeX Gyre"/>
                  </w:rPr>
                </m:ctrlPr>
              </m:sub>
            </m:sSub>
            <m:ctrlPr>
              <w:rPr>
                <w:rFonts w:hint="default" w:ascii="DejaVu Math TeX Gyre" w:hAnsi="DejaVu Math TeX Gyre"/>
              </w:rPr>
            </m:ctrlPr>
          </m:num>
          <m:den>
            <m:sSub>
              <m:sSubPr>
                <m:ctrlPr>
                  <w:rPr>
                    <w:rFonts w:hint="default" w:ascii="DejaVu Math TeX Gyre" w:hAnsi="DejaVu Math TeX Gyre"/>
                  </w:rPr>
                </m:ctrlPr>
              </m:sSubPr>
              <m:e>
                <m:r>
                  <m:rPr>
                    <m:nor/>
                  </m:rPr>
                  <w:rPr>
                    <w:rFonts w:hint="default" w:ascii="Times New Roman" w:hAnsi="Times New Roman"/>
                    <w:i/>
                  </w:rPr>
                  <m:t>q</m:t>
                </m:r>
                <m:ctrlPr>
                  <w:rPr>
                    <w:rFonts w:ascii="DejaVu Math TeX Gyre" w:hAnsi="DejaVu Math TeX Gyre"/>
                  </w:rPr>
                </m:ctrlPr>
              </m:e>
              <m:sub>
                <m:r>
                  <m:rPr>
                    <m:nor/>
                    <m:sty m:val="p"/>
                  </m:rPr>
                  <w:rPr>
                    <w:rFonts w:hint="default" w:ascii="Times New Roman" w:hAnsi="Times New Roman"/>
                    <w:b w:val="0"/>
                    <w:i w:val="0"/>
                  </w:rPr>
                  <m:t>0.95</m:t>
                </m:r>
                <m:ctrlPr>
                  <w:rPr>
                    <w:rFonts w:ascii="DejaVu Math TeX Gyre" w:hAnsi="DejaVu Math TeX Gyre"/>
                  </w:rPr>
                </m:ctrlPr>
              </m:sub>
            </m:sSub>
            <m:ctrlPr>
              <w:rPr>
                <w:rFonts w:hint="default" w:ascii="DejaVu Math TeX Gyre" w:hAnsi="DejaVu Math TeX Gyre"/>
              </w:rPr>
            </m:ctrlPr>
          </m:den>
        </m:f>
      </m:oMath>
      <w:r>
        <w:rPr>
          <w:rFonts w:hint="default" w:hAnsi="DejaVu Math TeX Gyre"/>
          <w:i w:val="0"/>
          <w:lang w:val="en-US"/>
        </w:rPr>
        <w:t xml:space="preserve">                         (6)</w:t>
      </w:r>
    </w:p>
    <w:p w14:paraId="7886A868">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b w:val="0"/>
          <w:bCs w:val="0"/>
        </w:rPr>
        <w:t xml:space="preserve">otherwise </w:t>
      </w:r>
      <m:oMath>
        <m:sSub>
          <m:sSubPr>
            <m:ctrlPr>
              <w:rPr>
                <w:rFonts w:hint="default" w:ascii="DejaVu Math TeX Gyre" w:hAnsi="DejaVu Math TeX Gyre"/>
              </w:rPr>
            </m:ctrlPr>
          </m:sSubPr>
          <m:e>
            <m:r>
              <m:rPr>
                <m:nor/>
              </m:rPr>
              <w:rPr>
                <w:rFonts w:hint="default" w:ascii="Times New Roman" w:hAnsi="Times New Roman"/>
                <w:i/>
              </w:rPr>
              <m:t>r</m:t>
            </m:r>
            <m:ctrlPr>
              <w:rPr>
                <w:rFonts w:ascii="DejaVu Math TeX Gyre" w:hAnsi="DejaVu Math TeX Gyre"/>
              </w:rPr>
            </m:ctrlPr>
          </m:e>
          <m:sub>
            <m:r>
              <m:rPr>
                <m:nor/>
              </m:rPr>
              <w:rPr>
                <w:rFonts w:hint="default" w:ascii="Times New Roman" w:hAnsi="Times New Roman"/>
                <w:i/>
              </w:rPr>
              <m:t>extreme</m:t>
            </m:r>
            <m:ctrlPr>
              <w:rPr>
                <w:rFonts w:ascii="DejaVu Math TeX Gyre" w:hAnsi="DejaVu Math TeX Gyre"/>
              </w:rPr>
            </m:ctrlPr>
          </m:sub>
        </m:sSub>
        <m:r>
          <m:rPr>
            <m:nor/>
            <m:sty m:val="p"/>
          </m:rPr>
          <w:rPr>
            <w:rFonts w:hint="default" w:ascii="Times New Roman" w:hAnsi="Times New Roman"/>
            <w:b w:val="0"/>
            <w:i w:val="0"/>
          </w:rPr>
          <m:t>=</m:t>
        </m:r>
        <m:sSub>
          <m:sSubPr>
            <m:ctrlPr>
              <w:rPr>
                <w:rFonts w:hint="default" w:ascii="DejaVu Math TeX Gyre" w:hAnsi="DejaVu Math TeX Gyre"/>
              </w:rPr>
            </m:ctrlPr>
          </m:sSubPr>
          <m:e>
            <m:r>
              <m:rPr>
                <m:nor/>
              </m:rPr>
              <w:rPr>
                <w:rFonts w:hint="default" w:ascii="Times New Roman" w:hAnsi="Times New Roman"/>
                <w:i/>
              </w:rPr>
              <m:t>r</m:t>
            </m:r>
            <m:ctrlPr>
              <w:rPr>
                <w:rFonts w:ascii="DejaVu Math TeX Gyre" w:hAnsi="DejaVu Math TeX Gyre"/>
              </w:rPr>
            </m:ctrlPr>
          </m:e>
          <m:sub>
            <m:r>
              <m:rPr>
                <m:nor/>
              </m:rPr>
              <w:rPr>
                <w:rFonts w:hint="default" w:ascii="Times New Roman" w:hAnsi="Times New Roman"/>
                <w:i/>
              </w:rPr>
              <m:t>normal</m:t>
            </m:r>
            <m:ctrlPr>
              <w:rPr>
                <w:rFonts w:ascii="DejaVu Math TeX Gyre" w:hAnsi="DejaVu Math TeX Gyre"/>
              </w:rPr>
            </m:ctrlPr>
          </m:sub>
        </m:sSub>
      </m:oMath>
      <w:r>
        <w:rPr>
          <w:rFonts w:hint="default" w:ascii="Times New Roman Regular" w:hAnsi="Times New Roman Regular" w:cs="Times New Roman Regular"/>
          <w:b w:val="0"/>
          <w:bCs w:val="0"/>
        </w:rPr>
        <w:t xml:space="preserve">. Differences in travel time between </w:t>
      </w:r>
      <m:oMath>
        <m:sSub>
          <m:sSubPr>
            <m:ctrlPr>
              <w:rPr>
                <w:rFonts w:hint="default" w:ascii="DejaVu Math TeX Gyre" w:hAnsi="DejaVu Math TeX Gyre"/>
              </w:rPr>
            </m:ctrlPr>
          </m:sSubPr>
          <m:e>
            <m:r>
              <m:rPr>
                <m:nor/>
              </m:rPr>
              <w:rPr>
                <w:rFonts w:hint="default" w:ascii="Times New Roman" w:hAnsi="Times New Roman"/>
                <w:i/>
              </w:rPr>
              <m:t>G</m:t>
            </m:r>
            <m:ctrlPr>
              <w:rPr>
                <w:rFonts w:ascii="DejaVu Math TeX Gyre" w:hAnsi="DejaVu Math TeX Gyre"/>
              </w:rPr>
            </m:ctrlPr>
          </m:e>
          <m:sub>
            <m:r>
              <m:rPr>
                <m:nor/>
                <m:sty m:val="p"/>
              </m:rPr>
              <w:rPr>
                <w:rFonts w:hint="default" w:ascii="Times New Roman" w:hAnsi="Times New Roman"/>
                <w:b w:val="0"/>
                <w:i w:val="0"/>
              </w:rPr>
              <m:t>0</m:t>
            </m:r>
            <m:ctrlPr>
              <w:rPr>
                <w:rFonts w:ascii="DejaVu Math TeX Gyre" w:hAnsi="DejaVu Math TeX Gyre"/>
              </w:rPr>
            </m:ctrlPr>
          </m:sub>
        </m:sSub>
      </m:oMath>
      <w:r>
        <w:rPr>
          <w:rFonts w:hint="default" w:ascii="Times New Roman Regular" w:hAnsi="Times New Roman Regular" w:cs="Times New Roman Regular"/>
          <w:b w:val="0"/>
          <w:bCs w:val="0"/>
        </w:rPr>
        <w:t xml:space="preserve"> and </w:t>
      </w:r>
      <m:oMath>
        <m:sSub>
          <m:sSubPr>
            <m:ctrlPr>
              <w:rPr>
                <w:rFonts w:hint="default" w:ascii="DejaVu Math TeX Gyre" w:hAnsi="DejaVu Math TeX Gyre"/>
              </w:rPr>
            </m:ctrlPr>
          </m:sSubPr>
          <m:e>
            <m:r>
              <m:rPr>
                <m:nor/>
              </m:rPr>
              <w:rPr>
                <w:rFonts w:hint="default" w:ascii="Times New Roman" w:hAnsi="Times New Roman"/>
                <w:i/>
              </w:rPr>
              <m:t>G</m:t>
            </m:r>
            <m:ctrlPr>
              <w:rPr>
                <w:rFonts w:ascii="DejaVu Math TeX Gyre" w:hAnsi="DejaVu Math TeX Gyre"/>
              </w:rPr>
            </m:ctrlPr>
          </m:e>
          <m:sub>
            <m:r>
              <m:rPr>
                <m:nor/>
                <m:sty m:val="p"/>
              </m:rPr>
              <w:rPr>
                <w:rFonts w:hint="default" w:ascii="Times New Roman" w:hAnsi="Times New Roman"/>
                <w:b w:val="0"/>
                <w:i w:val="0"/>
              </w:rPr>
              <m:t>1</m:t>
            </m:r>
            <m:ctrlPr>
              <w:rPr>
                <w:rFonts w:ascii="DejaVu Math TeX Gyre" w:hAnsi="DejaVu Math TeX Gyre"/>
              </w:rPr>
            </m:ctrlPr>
          </m:sub>
        </m:sSub>
      </m:oMath>
      <w:r>
        <w:rPr>
          <w:rFonts w:hint="default" w:ascii="Times New Roman Regular" w:hAnsi="Times New Roman Regular" w:cs="Times New Roman Regular"/>
          <w:b w:val="0"/>
          <w:bCs w:val="0"/>
        </w:rPr>
        <w:t xml:space="preserve"> therefore reflect climate-induced changes in segment roughness and passability alone, with network topology held fixed.</w:t>
      </w:r>
      <w:r>
        <w:rPr>
          <w:rFonts w:hint="default" w:ascii="Times New Roman Regular" w:hAnsi="Times New Roman Regular" w:cs="Times New Roman Regular"/>
          <w:sz w:val="24"/>
          <w:szCs w:val="24"/>
        </w:rPr>
        <w:t xml:space="preserve"> </w:t>
      </w:r>
    </w:p>
    <w:p w14:paraId="08EA2B46">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Regular" w:hAnsi="Times New Roman Regular" w:cs="Times New Roman Regular"/>
          <w:sz w:val="24"/>
          <w:szCs w:val="24"/>
        </w:rPr>
      </w:pPr>
      <w:r>
        <w:rPr>
          <w:rFonts w:hint="default" w:ascii="Times New Roman Bold" w:hAnsi="Times New Roman Bold" w:cs="Times New Roman Bold" w:eastAsiaTheme="minorEastAsia"/>
          <w:b/>
          <w:bCs/>
          <w:sz w:val="24"/>
          <w:szCs w:val="24"/>
          <w:lang w:val="en-US" w:eastAsia="zh-CN" w:bidi="ar-SA"/>
        </w:rPr>
        <w:t>Travel time.</w:t>
      </w:r>
      <w:r>
        <w:rPr>
          <w:rFonts w:hint="default" w:ascii="Times New Roman Regular" w:hAnsi="Times New Roman Regular" w:cs="Times New Roman Regular"/>
          <w:sz w:val="24"/>
          <w:szCs w:val="24"/>
        </w:rPr>
        <w:t xml:space="preserve"> Travel time was used as the core accessibility metric</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lang w:eastAsia="zh-CN"/>
        </w:rPr>
        <w:instrText xml:space="preserve"> ADDIN ZOTERO_ITEM CSL_CITATION {"citationID":"sc0WulCb","properties":{"unsorted":false,"formattedCitation":"&lt;sup&gt;38&lt;/sup&gt;","plainCitation":"38","noteIndex":0},"citationItems":[{"id":584,"uris":["http://zotero.org/users/18649917/items/S2MJHS96"],"itemData":{"id":584,"type":"article-journal","container-title":"Journal of Transport Geography","DOI":"10.1016/j.jtrangeo.2003.10.005","ISSN":"09666923","issue":"2","journalAbbreviation":"Journal of Transport Geography","language":"en","license":"https://www.elsevier.com/tdm/userlicense/1.0/","page":"127-140","source":"DOI.org (Crossref)","title":"Accessibility evaluation of land-use and transport strategies: review and research directions","title-short":"Accessibility evaluation of land-use and transport strategies","volume":"12","author":[{"family":"Geurs","given":"Karst T."},{"family":"Van Wee","given":"Bert"}],"issued":{"date-parts":[["2004",6]]}}}],"schema":"https://github.com/citation-style-language/schema/raw/master/csl-citation.json"} </w:instrText>
      </w:r>
      <w:r>
        <w:rPr>
          <w:rFonts w:hint="default" w:ascii="Times New Roman Regular" w:hAnsi="Times New Roman Regular" w:cs="Times New Roman Regular"/>
          <w:sz w:val="24"/>
          <w:szCs w:val="24"/>
        </w:rPr>
        <w:fldChar w:fldCharType="separate"/>
      </w:r>
      <w:r>
        <w:rPr>
          <w:rFonts w:hint="default" w:ascii="Times New Roman Regular" w:hAnsi="Times New Roman Regular" w:cs="Times New Roman Regular"/>
          <w:sz w:val="24"/>
          <w:szCs w:val="24"/>
          <w:vertAlign w:val="superscript"/>
          <w:lang w:eastAsia="zh-CN"/>
        </w:rPr>
        <w:t>38</w:t>
      </w:r>
      <w:r>
        <w:rPr>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For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0</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sz w:val="24"/>
          <w:szCs w:val="24"/>
        </w:rPr>
        <w:t>, edge weights were defined as:</w:t>
      </w:r>
    </w:p>
    <w:p w14:paraId="7104F287">
      <w:pPr>
        <w:pStyle w:val="8"/>
        <w:keepNext w:val="0"/>
        <w:keepLines w:val="0"/>
        <w:pageBreakBefore w:val="0"/>
        <w:widowControl/>
        <w:kinsoku/>
        <w:wordWrap/>
        <w:overflowPunct/>
        <w:topLinePunct w:val="0"/>
        <w:autoSpaceDE/>
        <w:autoSpaceDN/>
        <w:bidi w:val="0"/>
        <w:adjustRightInd/>
        <w:snapToGrid w:val="0"/>
        <w:spacing w:beforeAutospacing="0" w:afterAutospacing="0"/>
        <w:jc w:val="right"/>
        <w:textAlignment w:val="auto"/>
        <w:rPr>
          <w:rFonts w:hint="default" w:ascii="Times New Roman Regular" w:hAnsi="Times New Roman Regular" w:cs="Times New Roman Regular" w:eastAsiaTheme="minorEastAsia"/>
          <w:i w:val="0"/>
          <w:sz w:val="24"/>
          <w:szCs w:val="24"/>
          <w:lang w:val="en-US" w:eastAsia="zh-CN" w:bidi="ar-SA"/>
        </w:rPr>
      </w:pPr>
      <m:oMath>
        <m:sSub>
          <m:sSubPr>
            <m:ctrlPr>
              <w:rPr>
                <w:rFonts w:hint="default" w:ascii="DejaVu Math TeX Gyre" w:hAnsi="DejaVu Math TeX Gyre" w:cs="Times New Roman" w:eastAsiaTheme="minorEastAsia"/>
                <w:i w:val="0"/>
                <w:sz w:val="24"/>
                <w:szCs w:val="24"/>
              </w:rPr>
            </m:ctrlPr>
          </m:sSubPr>
          <m:e>
            <m:r>
              <m:rPr>
                <m:nor/>
                <m:sty m:val="p"/>
              </m:rPr>
              <w:rPr>
                <w:rFonts w:hint="default" w:ascii="Times New Roman" w:hAnsi="Times New Roman" w:cs="Times New Roman"/>
                <w:b w:val="0"/>
                <w:i w:val="0"/>
                <w:sz w:val="24"/>
                <w:szCs w:val="24"/>
                <w:lang w:val="en-US"/>
              </w:rPr>
              <m:t>w</m:t>
            </m:r>
            <m:ctrlPr>
              <w:rPr>
                <w:rFonts w:hint="default" w:ascii="DejaVu Math TeX Gyre" w:hAnsi="DejaVu Math TeX Gyre" w:cs="Times New Roman" w:eastAsiaTheme="minorEastAsia"/>
                <w:i w:val="0"/>
                <w:sz w:val="24"/>
                <w:szCs w:val="24"/>
              </w:rPr>
            </m:ctrlPr>
          </m:e>
          <m:sub>
            <m:r>
              <m:rPr>
                <m:nor/>
                <m:sty m:val="p"/>
              </m:rPr>
              <w:rPr>
                <w:rFonts w:hint="default" w:ascii="Times New Roman" w:hAnsi="Times New Roman" w:cs="Times New Roman"/>
                <w:b w:val="0"/>
                <w:i w:val="0"/>
                <w:sz w:val="24"/>
                <w:szCs w:val="24"/>
                <w:lang w:val="en-US"/>
              </w:rPr>
              <m:t>0</m:t>
            </m:r>
            <m:ctrlPr>
              <w:rPr>
                <w:rFonts w:hint="default" w:ascii="DejaVu Math TeX Gyre" w:hAnsi="DejaVu Math TeX Gyre" w:cs="Times New Roman" w:eastAsiaTheme="minorEastAsia"/>
                <w:i w:val="0"/>
                <w:sz w:val="24"/>
                <w:szCs w:val="24"/>
              </w:rPr>
            </m:ctrlPr>
          </m:sub>
        </m:sSub>
        <m:r>
          <m:rPr>
            <m:nor/>
            <m:sty m:val="p"/>
          </m:rPr>
          <w:rPr>
            <w:rFonts w:hint="default" w:ascii="Times New Roman" w:hAnsi="Times New Roman" w:cs="Times New Roman" w:eastAsiaTheme="minorEastAsia"/>
            <w:b w:val="0"/>
            <w:i w:val="0"/>
            <w:sz w:val="24"/>
            <w:szCs w:val="24"/>
          </w:rPr>
          <m:t>=</m:t>
        </m:r>
        <m:f>
          <m:fPr>
            <m:ctrlPr>
              <w:rPr>
                <w:rFonts w:hint="default" w:ascii="DejaVu Math TeX Gyre" w:hAnsi="DejaVu Math TeX Gyre" w:cs="Times New Roman" w:eastAsiaTheme="minorEastAsia"/>
                <w:i w:val="0"/>
                <w:sz w:val="24"/>
                <w:szCs w:val="24"/>
              </w:rPr>
            </m:ctrlPr>
          </m:fPr>
          <m:num>
            <m:r>
              <m:rPr>
                <m:nor/>
                <m:sty m:val="p"/>
              </m:rPr>
              <w:rPr>
                <w:rFonts w:hint="default" w:ascii="Times New Roman" w:hAnsi="Times New Roman" w:cs="Times New Roman" w:eastAsiaTheme="minorEastAsia"/>
                <w:b w:val="0"/>
                <w:i w:val="0"/>
                <w:sz w:val="24"/>
                <w:szCs w:val="24"/>
              </w:rPr>
              <m:t>L</m:t>
            </m:r>
            <m:ctrlPr>
              <w:rPr>
                <w:rFonts w:hint="default" w:ascii="DejaVu Math TeX Gyre" w:hAnsi="DejaVu Math TeX Gyre" w:cs="Times New Roman" w:eastAsiaTheme="minorEastAsia"/>
                <w:i w:val="0"/>
                <w:sz w:val="24"/>
                <w:szCs w:val="24"/>
              </w:rPr>
            </m:ctrlPr>
          </m:num>
          <m:den>
            <m:r>
              <m:rPr>
                <m:nor/>
                <m:sty m:val="p"/>
              </m:rPr>
              <w:rPr>
                <w:rFonts w:hint="default" w:ascii="Times New Roman" w:hAnsi="Times New Roman" w:cs="Times New Roman" w:eastAsiaTheme="minorEastAsia"/>
                <w:b w:val="0"/>
                <w:i w:val="0"/>
                <w:sz w:val="24"/>
                <w:szCs w:val="24"/>
              </w:rPr>
              <m:t>V</m:t>
            </m:r>
            <m:ctrlPr>
              <w:rPr>
                <w:rFonts w:hint="default" w:ascii="DejaVu Math TeX Gyre" w:hAnsi="DejaVu Math TeX Gyre" w:cs="Times New Roman" w:eastAsiaTheme="minorEastAsia"/>
                <w:i w:val="0"/>
                <w:sz w:val="24"/>
                <w:szCs w:val="24"/>
              </w:rPr>
            </m:ctrlPr>
          </m:den>
        </m:f>
      </m:oMath>
      <w:r>
        <w:rPr>
          <w:rFonts w:hint="default" w:hAnsi="DejaVu Math TeX Gyre" w:cs="Times New Roman"/>
          <w:i w:val="0"/>
          <w:sz w:val="24"/>
          <w:szCs w:val="24"/>
          <w:lang w:val="en-US"/>
        </w:rPr>
        <w:t xml:space="preserve">                              (7)</w:t>
      </w:r>
    </w:p>
    <w:p w14:paraId="5A5B13D3">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where </w:t>
      </w:r>
      <m:oMath>
        <m:r>
          <m:rPr>
            <m:nor/>
          </m:rPr>
          <w:rPr>
            <w:rFonts w:hint="default" w:ascii="DejaVu Math TeX Gyre" w:hAnsi="DejaVu Math TeX Gyre" w:cs="Times New Roman Regular" w:eastAsiaTheme="minorEastAsia"/>
            <w:i/>
            <w:sz w:val="24"/>
            <w:szCs w:val="24"/>
          </w:rPr>
          <m:t>L</m:t>
        </m:r>
      </m:oMath>
      <w:r>
        <w:rPr>
          <w:rFonts w:hint="default" w:ascii="Times New Roman Regular" w:hAnsi="Times New Roman Regular" w:cs="Times New Roman Regular"/>
          <w:sz w:val="24"/>
          <w:szCs w:val="24"/>
        </w:rPr>
        <w:t xml:space="preserve"> is segment length (km) and </w:t>
      </w:r>
      <m:oMath>
        <m:r>
          <m:rPr>
            <m:nor/>
          </m:rPr>
          <w:rPr>
            <w:rFonts w:hint="default" w:ascii="DejaVu Math TeX Gyre" w:hAnsi="DejaVu Math TeX Gyre" w:cs="Times New Roman Regular" w:eastAsiaTheme="minorEastAsia"/>
            <w:i/>
            <w:sz w:val="24"/>
            <w:szCs w:val="24"/>
          </w:rPr>
          <m:t>V</m:t>
        </m:r>
      </m:oMath>
      <w:r>
        <w:rPr>
          <w:rFonts w:hint="default" w:ascii="Times New Roman Regular" w:hAnsi="Times New Roman Regular" w:cs="Times New Roman Regular"/>
          <w:sz w:val="24"/>
          <w:szCs w:val="24"/>
        </w:rPr>
        <w:t xml:space="preserve"> is the climate-adjusted speed derived from the road speed model above. For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1</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sz w:val="24"/>
          <w:szCs w:val="24"/>
        </w:rPr>
        <w:t>, edge weights additionally penalized reduced passability:</w:t>
      </w:r>
    </w:p>
    <w:p w14:paraId="300C4457">
      <w:pPr>
        <w:pStyle w:val="8"/>
        <w:keepNext w:val="0"/>
        <w:keepLines w:val="0"/>
        <w:pageBreakBefore w:val="0"/>
        <w:widowControl/>
        <w:kinsoku/>
        <w:wordWrap/>
        <w:overflowPunct/>
        <w:topLinePunct w:val="0"/>
        <w:autoSpaceDE/>
        <w:autoSpaceDN/>
        <w:bidi w:val="0"/>
        <w:adjustRightInd/>
        <w:snapToGrid w:val="0"/>
        <w:spacing w:beforeAutospacing="0" w:afterAutospacing="0"/>
        <w:jc w:val="right"/>
        <w:textAlignment w:val="auto"/>
        <w:rPr>
          <w:rFonts w:hint="default" w:hAnsi="DejaVu Math TeX Gyre" w:cs="Times New Roman Regular" w:eastAsiaTheme="minorEastAsia"/>
          <w:i w:val="0"/>
          <w:sz w:val="24"/>
          <w:lang w:val="en-US"/>
        </w:rPr>
      </w:pPr>
      <m:oMath>
        <m:sSub>
          <m:sSubPr>
            <m:ctrlPr>
              <w:rPr>
                <w:rFonts w:hint="default" w:ascii="DejaVu Math TeX Gyre" w:hAnsi="DejaVu Math TeX Gyre" w:cs="Times New Roman Regular" w:eastAsiaTheme="minorEastAsia"/>
                <w:i w:val="0"/>
                <w:sz w:val="24"/>
              </w:rPr>
            </m:ctrlPr>
          </m:sSubPr>
          <m:e>
            <m:r>
              <m:rPr>
                <m:nor/>
                <m:sty m:val="p"/>
              </m:rPr>
              <w:rPr>
                <w:rFonts w:hint="default" w:ascii="Times New Roman" w:hAnsi="Times New Roman" w:cs="Times New Roman Regular" w:eastAsiaTheme="minorEastAsia"/>
                <w:b w:val="0"/>
                <w:i w:val="0"/>
                <w:sz w:val="24"/>
              </w:rPr>
              <m:t>w</m:t>
            </m:r>
            <m:ctrlPr>
              <w:rPr>
                <w:rFonts w:hint="default" w:ascii="DejaVu Math TeX Gyre" w:hAnsi="DejaVu Math TeX Gyre" w:cs="Times New Roman Regular" w:eastAsiaTheme="minorEastAsia"/>
                <w:i w:val="0"/>
                <w:sz w:val="24"/>
              </w:rPr>
            </m:ctrlPr>
          </m:e>
          <m:sub>
            <m:r>
              <m:rPr>
                <m:nor/>
                <m:sty m:val="p"/>
              </m:rPr>
              <w:rPr>
                <w:rFonts w:hint="default" w:ascii="Times New Roman" w:hAnsi="Times New Roman" w:cs="Times New Roman Regular" w:eastAsiaTheme="minorEastAsia"/>
                <w:b w:val="0"/>
                <w:i w:val="0"/>
                <w:sz w:val="24"/>
              </w:rPr>
              <m:t>1</m:t>
            </m:r>
            <m:ctrlPr>
              <w:rPr>
                <w:rFonts w:hint="default" w:ascii="DejaVu Math TeX Gyre" w:hAnsi="DejaVu Math TeX Gyre" w:cs="Times New Roman Regular" w:eastAsiaTheme="minorEastAsia"/>
                <w:i w:val="0"/>
                <w:sz w:val="24"/>
              </w:rPr>
            </m:ctrlPr>
          </m:sub>
        </m:sSub>
        <m:r>
          <m:rPr>
            <m:nor/>
            <m:sty m:val="p"/>
          </m:rPr>
          <w:rPr>
            <w:rFonts w:hint="default" w:ascii="Times New Roman" w:hAnsi="Times New Roman" w:cs="Times New Roman Regular" w:eastAsiaTheme="minorEastAsia"/>
            <w:b w:val="0"/>
            <w:i w:val="0"/>
            <w:sz w:val="24"/>
          </w:rPr>
          <m:t>=</m:t>
        </m:r>
        <m:f>
          <m:fPr>
            <m:ctrlPr>
              <w:rPr>
                <w:rFonts w:hint="default" w:ascii="DejaVu Math TeX Gyre" w:hAnsi="DejaVu Math TeX Gyre" w:cs="Times New Roman Regular" w:eastAsiaTheme="minorEastAsia"/>
                <w:i w:val="0"/>
                <w:sz w:val="24"/>
              </w:rPr>
            </m:ctrlPr>
          </m:fPr>
          <m:num>
            <m:r>
              <m:rPr>
                <m:nor/>
                <m:sty m:val="p"/>
              </m:rPr>
              <w:rPr>
                <w:rFonts w:hint="default" w:ascii="Times New Roman" w:hAnsi="Times New Roman" w:cs="Times New Roman Regular" w:eastAsiaTheme="minorEastAsia"/>
                <w:b w:val="0"/>
                <w:i w:val="0"/>
                <w:sz w:val="24"/>
              </w:rPr>
              <m:t>L</m:t>
            </m:r>
            <m:ctrlPr>
              <w:rPr>
                <w:rFonts w:hint="default" w:ascii="DejaVu Math TeX Gyre" w:hAnsi="DejaVu Math TeX Gyre" w:cs="Times New Roman Regular" w:eastAsiaTheme="minorEastAsia"/>
                <w:i w:val="0"/>
                <w:sz w:val="24"/>
              </w:rPr>
            </m:ctrlPr>
          </m:num>
          <m:den>
            <m:r>
              <m:rPr>
                <m:nor/>
                <m:sty m:val="p"/>
              </m:rPr>
              <w:rPr>
                <w:rFonts w:hint="default" w:ascii="Times New Roman" w:hAnsi="Times New Roman" w:cs="Times New Roman Regular"/>
                <w:b w:val="0"/>
                <w:i w:val="0"/>
                <w:sz w:val="24"/>
                <w:lang w:val="en-US" w:eastAsia="zh-CN"/>
              </w:rPr>
              <m:t>V</m:t>
            </m:r>
            <m:ctrlPr>
              <w:rPr>
                <w:rFonts w:hint="default" w:ascii="DejaVu Math TeX Gyre" w:hAnsi="DejaVu Math TeX Gyre" w:cs="Times New Roman Regular" w:eastAsiaTheme="minorEastAsia"/>
                <w:sz w:val="24"/>
              </w:rPr>
            </m:ctrlPr>
          </m:den>
        </m:f>
        <m:r>
          <m:rPr>
            <m:sty m:val="p"/>
          </m:rPr>
          <w:rPr>
            <w:rFonts w:hint="default" w:ascii="DejaVu Math TeX Gyre" w:hAnsi="DejaVu Math TeX Gyre" w:cs="Times New Roman Regular" w:eastAsiaTheme="minorEastAsia"/>
            <w:sz w:val="24"/>
          </w:rPr>
          <m:t>×</m:t>
        </m:r>
        <m:f>
          <m:fPr>
            <m:ctrlPr>
              <w:rPr>
                <w:rFonts w:hint="default" w:ascii="DejaVu Math TeX Gyre" w:hAnsi="DejaVu Math TeX Gyre" w:cs="Times New Roman Regular" w:eastAsiaTheme="minorEastAsia"/>
                <w:i w:val="0"/>
                <w:sz w:val="24"/>
              </w:rPr>
            </m:ctrlPr>
          </m:fPr>
          <m:num>
            <m:r>
              <m:rPr>
                <m:nor/>
                <m:sty m:val="p"/>
              </m:rPr>
              <w:rPr>
                <w:rFonts w:hint="default" w:ascii="DejaVu Math TeX Gyre" w:hAnsi="DejaVu Math TeX Gyre" w:cs="Times New Roman Regular" w:eastAsiaTheme="minorEastAsia"/>
                <w:b w:val="0"/>
                <w:i w:val="0"/>
                <w:sz w:val="24"/>
              </w:rPr>
              <m:t>1</m:t>
            </m:r>
            <m:ctrlPr>
              <w:rPr>
                <w:rFonts w:hint="default" w:ascii="DejaVu Math TeX Gyre" w:hAnsi="DejaVu Math TeX Gyre" w:cs="Times New Roman Regular" w:eastAsiaTheme="minorEastAsia"/>
                <w:i w:val="0"/>
                <w:sz w:val="24"/>
              </w:rPr>
            </m:ctrlPr>
          </m:num>
          <m:den>
            <m:r>
              <m:rPr>
                <m:sty m:val="p"/>
              </m:rPr>
              <w:rPr>
                <w:rFonts w:hint="eastAsia" w:ascii="DejaVu Math TeX Gyre" w:hAnsi="DejaVu Math TeX Gyre" w:cs="Times New Roman Regular" w:eastAsiaTheme="minorEastAsia"/>
                <w:sz w:val="24"/>
                <w:lang w:val="en-US" w:eastAsia="zh-CN"/>
              </w:rPr>
              <m:t>r</m:t>
            </m:r>
            <m:ctrlPr>
              <w:rPr>
                <w:rFonts w:hint="default" w:ascii="DejaVu Math TeX Gyre" w:hAnsi="DejaVu Math TeX Gyre" w:cs="Times New Roman Regular" w:eastAsiaTheme="minorEastAsia"/>
                <w:i w:val="0"/>
                <w:sz w:val="24"/>
              </w:rPr>
            </m:ctrlPr>
          </m:den>
        </m:f>
      </m:oMath>
      <w:r>
        <w:rPr>
          <w:rFonts w:hint="default" w:ascii="Times New Roman Regular" w:hAnsi="Times New Roman Regular" w:cs="Times New Roman Regular"/>
          <w:i w:val="0"/>
          <w:sz w:val="24"/>
          <w:lang w:val="en-US"/>
        </w:rPr>
        <w:t xml:space="preserve"> </w:t>
      </w:r>
      <w:r>
        <w:rPr>
          <w:rFonts w:hint="default" w:hAnsi="DejaVu Math TeX Gyre" w:cs="Times New Roman Regular"/>
          <w:i w:val="0"/>
          <w:sz w:val="24"/>
          <w:lang w:val="en-US"/>
        </w:rPr>
        <w:t xml:space="preserve">    </w:t>
      </w:r>
      <w:r>
        <w:rPr>
          <w:rFonts w:hint="eastAsia" w:hAnsi="DejaVu Math TeX Gyre" w:cs="Times New Roman Regular"/>
          <w:i w:val="0"/>
          <w:sz w:val="24"/>
          <w:lang w:val="en-US" w:eastAsia="zh-CN"/>
        </w:rPr>
        <w:t xml:space="preserve">  </w:t>
      </w:r>
      <w:r>
        <w:rPr>
          <w:rFonts w:hint="default" w:hAnsi="DejaVu Math TeX Gyre" w:cs="Times New Roman Regular"/>
          <w:i w:val="0"/>
          <w:sz w:val="24"/>
          <w:lang w:val="en-US"/>
        </w:rPr>
        <w:t xml:space="preserve">                     (8)</w:t>
      </w:r>
    </w:p>
    <w:p w14:paraId="76999731">
      <w:pPr>
        <w:pStyle w:val="8"/>
        <w:jc w:val="both"/>
        <w:rPr>
          <w:rFonts w:hint="default" w:hAnsi="sans-serif" w:eastAsia="sans-serif" w:cs="sans-serif"/>
          <w:i w:val="0"/>
          <w:iCs w:val="0"/>
          <w:caps w:val="0"/>
          <w:color w:val="3B3B3B"/>
          <w:spacing w:val="0"/>
          <w:kern w:val="0"/>
          <w:sz w:val="26"/>
          <w:szCs w:val="26"/>
          <w:shd w:val="clear" w:fill="F8F8F8"/>
          <w:lang w:val="en-US" w:eastAsia="zh-CN" w:bidi="ar"/>
        </w:rPr>
      </w:pPr>
      <w:r>
        <w:rPr>
          <w:rFonts w:hint="default" w:ascii="Times New Roman Regular" w:hAnsi="Times New Roman Regular" w:cs="Times New Roman Regular" w:eastAsiaTheme="minorEastAsia"/>
          <w:sz w:val="24"/>
          <w:szCs w:val="24"/>
          <w:shd w:val="clear"/>
          <w:lang w:bidi="ar"/>
        </w:rPr>
        <w:t xml:space="preserve">Shortest-path routing on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0</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eastAsiaTheme="minorEastAsia"/>
          <w:sz w:val="24"/>
          <w:szCs w:val="24"/>
          <w:shd w:val="clear"/>
          <w:lang w:bidi="ar"/>
        </w:rPr>
        <w:t xml:space="preserve"> and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1</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eastAsiaTheme="minorEastAsia"/>
          <w:sz w:val="24"/>
          <w:szCs w:val="24"/>
          <w:shd w:val="clear"/>
          <w:lang w:bidi="ar"/>
        </w:rPr>
        <w:t xml:space="preserve"> yielded scenario-specific OD travel times.</w:t>
      </w:r>
      <w:r>
        <w:rPr>
          <w:rFonts w:hint="default" w:ascii="Times New Roman Regular" w:hAnsi="Times New Roman Regular" w:cs="Times New Roman Regular"/>
          <w:sz w:val="24"/>
          <w:szCs w:val="24"/>
          <w:shd w:val="clear"/>
          <w:lang w:val="en-US" w:bidi="ar"/>
        </w:rPr>
        <w:t xml:space="preserve"> </w:t>
      </w:r>
      <w:r>
        <w:rPr>
          <w:rFonts w:hint="default" w:ascii="Times New Roman Regular" w:hAnsi="Times New Roman Regular" w:cs="Times New Roman Regular"/>
          <w:sz w:val="24"/>
          <w:szCs w:val="24"/>
        </w:rPr>
        <w:t xml:space="preserve"> </w:t>
      </w:r>
    </w:p>
    <w:p w14:paraId="4943F6A2">
      <w:pPr>
        <w:pStyle w:val="8"/>
        <w:keepNext w:val="0"/>
        <w:keepLines w:val="0"/>
        <w:pageBreakBefore w:val="0"/>
        <w:widowControl/>
        <w:kinsoku/>
        <w:wordWrap/>
        <w:overflowPunct/>
        <w:topLinePunct w:val="0"/>
        <w:autoSpaceDE/>
        <w:autoSpaceDN/>
        <w:bidi w:val="0"/>
        <w:adjustRightInd/>
        <w:snapToGrid w:val="0"/>
        <w:spacing w:beforeAutospacing="0" w:afterAutospacing="0"/>
        <w:jc w:val="both"/>
        <w:textAlignment w:val="auto"/>
        <w:rPr>
          <w:rFonts w:hint="default" w:ascii="Times New Roman Bold" w:hAnsi="Times New Roman Bold" w:cs="Times New Roman Bold" w:eastAsiaTheme="minorEastAsia"/>
          <w:b/>
          <w:bCs/>
          <w:sz w:val="24"/>
          <w:szCs w:val="24"/>
          <w:lang w:val="en-US" w:eastAsia="zh-CN" w:bidi="ar-SA"/>
        </w:rPr>
      </w:pPr>
      <w:r>
        <w:rPr>
          <w:rFonts w:hint="default" w:ascii="Times New Roman Bold" w:hAnsi="Times New Roman Bold" w:cs="Times New Roman Bold" w:eastAsiaTheme="minorEastAsia"/>
          <w:b/>
          <w:bCs/>
          <w:sz w:val="24"/>
          <w:szCs w:val="24"/>
          <w:lang w:val="en-US" w:eastAsia="zh-CN" w:bidi="ar-SA"/>
        </w:rPr>
        <w:t>Network efficiency analysis</w:t>
      </w:r>
    </w:p>
    <w:p w14:paraId="4191FF3C">
      <w:pPr>
        <w:bidi w:val="0"/>
        <w:jc w:val="both"/>
        <w:rPr>
          <w:rFonts w:hint="default" w:ascii="Times New Roman Regular" w:hAnsi="Times New Roman Regular" w:cs="Times New Roman Regular"/>
        </w:rPr>
      </w:pPr>
      <w:r>
        <w:rPr>
          <w:rFonts w:hint="default" w:ascii="Times New Roman Regular" w:hAnsi="Times New Roman Regular" w:cs="Times New Roman Regular"/>
        </w:rPr>
        <w:t>To quantify climate-induced disruption at the network level, we measured</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fragmentation, efficiency loss and an amplification ratio.</w:t>
      </w:r>
    </w:p>
    <w:p w14:paraId="59F7030F">
      <w:pPr>
        <w:bidi w:val="0"/>
        <w:rPr>
          <w:rFonts w:hint="default" w:ascii="Times New Roman Regular" w:hAnsi="Times New Roman Regular" w:cs="Times New Roman Regular"/>
        </w:rPr>
      </w:pPr>
      <w:r>
        <w:rPr>
          <w:rFonts w:hint="default" w:ascii="Times New Roman Bold" w:hAnsi="Times New Roman Bold" w:cs="Times New Roman Bold"/>
          <w:b/>
          <w:bCs/>
        </w:rPr>
        <w:t>Efficiency loss.</w:t>
      </w:r>
      <w:r>
        <w:rPr>
          <w:rFonts w:hint="default" w:ascii="Times New Roman Regular" w:hAnsi="Times New Roman Regular" w:cs="Times New Roman Regular"/>
        </w:rPr>
        <w:t xml:space="preserve"> Global network efficiency was defined as:</w:t>
      </w:r>
    </w:p>
    <w:p w14:paraId="2F6C94CA">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Regular"/>
            <w:b w:val="0"/>
            <w:i w:val="0"/>
          </w:rPr>
          <m:t>E=</m:t>
        </m:r>
        <m:f>
          <m:fPr>
            <m:ctrlPr>
              <w:rPr>
                <w:rFonts w:hint="default" w:ascii="DejaVu Math TeX Gyre" w:hAnsi="DejaVu Math TeX Gyre" w:cs="Times New Roman Regular"/>
              </w:rPr>
            </m:ctrlPr>
          </m:fPr>
          <m:num>
            <m:r>
              <m:rPr>
                <m:nor/>
                <m:sty m:val="p"/>
              </m:rPr>
              <w:rPr>
                <w:rFonts w:hint="default" w:ascii="Times New Roman" w:hAnsi="Times New Roman" w:cs="Times New Roman Regular"/>
                <w:b w:val="0"/>
                <w:i w:val="0"/>
              </w:rPr>
              <m:t>1</m:t>
            </m:r>
            <m:ctrlPr>
              <w:rPr>
                <w:rFonts w:hint="default" w:ascii="DejaVu Math TeX Gyre" w:hAnsi="DejaVu Math TeX Gyre" w:cs="Times New Roman Regular"/>
              </w:rPr>
            </m:ctrlPr>
          </m:num>
          <m:den>
            <m:r>
              <m:rPr>
                <m:nor/>
                <m:sty m:val="p"/>
              </m:rPr>
              <w:rPr>
                <w:rFonts w:hint="default" w:ascii="Times New Roman" w:hAnsi="Times New Roman" w:cs="Times New Roman Regular"/>
                <w:b w:val="0"/>
                <w:i w:val="0"/>
              </w:rPr>
              <m:t>N(N-1)</m:t>
            </m:r>
            <m:ctrlPr>
              <w:rPr>
                <w:rFonts w:hint="default" w:ascii="DejaVu Math TeX Gyre" w:hAnsi="DejaVu Math TeX Gyre" w:cs="Times New Roman Regular"/>
              </w:rPr>
            </m:ctrlPr>
          </m:den>
        </m:f>
        <m:nary>
          <m:naryPr>
            <m:chr m:val="∑"/>
            <m:limLoc m:val="undOvr"/>
            <m:supHide m:val="1"/>
            <m:ctrlPr>
              <w:rPr>
                <w:rFonts w:hint="default" w:ascii="DejaVu Math TeX Gyre" w:hAnsi="DejaVu Math TeX Gyre" w:cs="Times New Roman Regular"/>
              </w:rPr>
            </m:ctrlPr>
          </m:naryPr>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up>
            <m:ctrlPr>
              <w:rPr>
                <w:rFonts w:hint="default" w:ascii="DejaVu Math TeX Gyre" w:hAnsi="DejaVu Math TeX Gyre" w:cs="Times New Roman Regular"/>
              </w:rPr>
            </m:ctrlPr>
          </m:sup>
          <m:e>
            <m:f>
              <m:fPr>
                <m:ctrlPr>
                  <w:rPr>
                    <w:rFonts w:hint="default" w:ascii="DejaVu Math TeX Gyre" w:hAnsi="DejaVu Math TeX Gyre" w:cs="Times New Roman Regular"/>
                  </w:rPr>
                </m:ctrlPr>
              </m:fPr>
              <m:num>
                <m:r>
                  <m:rPr>
                    <m:nor/>
                    <m:sty m:val="p"/>
                  </m:rPr>
                  <w:rPr>
                    <w:rFonts w:hint="default" w:ascii="Times New Roman" w:hAnsi="Times New Roman" w:cs="Times New Roman Regular"/>
                    <w:b w:val="0"/>
                    <w:i w:val="0"/>
                  </w:rPr>
                  <m:t>1</m:t>
                </m:r>
                <m:ctrlPr>
                  <w:rPr>
                    <w:rFonts w:hint="default" w:ascii="DejaVu Math TeX Gyre" w:hAnsi="DejaVu Math TeX Gyre" w:cs="Times New Roman Regular"/>
                  </w:rPr>
                </m:ctrlPr>
              </m:num>
              <m:den>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d</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Sub>
                <m:ctrlPr>
                  <w:rPr>
                    <w:rFonts w:hint="default" w:ascii="DejaVu Math TeX Gyre" w:hAnsi="DejaVu Math TeX Gyre" w:cs="Times New Roman Regular"/>
                  </w:rPr>
                </m:ctrlPr>
              </m:den>
            </m:f>
            <m:ctrlPr>
              <w:rPr>
                <w:rFonts w:hint="default" w:ascii="DejaVu Math TeX Gyre" w:hAnsi="DejaVu Math TeX Gyre" w:cs="Times New Roman Regular"/>
              </w:rPr>
            </m:ctrlPr>
          </m:e>
        </m:nary>
      </m:oMath>
      <w:r>
        <w:rPr>
          <w:rFonts w:hint="default" w:hAnsi="DejaVu Math TeX Gyre" w:cs="Times New Roman Regular"/>
          <w:i w:val="0"/>
          <w:lang w:val="en-US"/>
        </w:rPr>
        <w:t xml:space="preserve">                           (9)</w:t>
      </w:r>
    </w:p>
    <w:p w14:paraId="69F7B230">
      <w:pPr>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where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d</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is the shortest travel time between nodes </w:t>
      </w:r>
      <m:oMath>
        <m:r>
          <m:rPr>
            <m:nor/>
            <m:sty m:val="p"/>
          </m:rPr>
          <w:rPr>
            <w:rFonts w:hint="default" w:ascii="Times New Roman" w:hAnsi="Times New Roman" w:cs="Times New Roman Regular"/>
            <w:b w:val="0"/>
            <w:i w:val="0"/>
          </w:rPr>
          <m:t>i</m:t>
        </m:r>
      </m:oMath>
      <w:r>
        <w:rPr>
          <w:rFonts w:hint="default" w:ascii="Times New Roman Regular" w:hAnsi="Times New Roman Regular" w:cs="Times New Roman Regular"/>
        </w:rPr>
        <w:t xml:space="preserve"> and </w:t>
      </w:r>
      <m:oMath>
        <m:r>
          <m:rPr>
            <m:nor/>
            <m:sty m:val="p"/>
          </m:rPr>
          <w:rPr>
            <w:rFonts w:hint="default" w:ascii="Times New Roman" w:hAnsi="Times New Roman" w:cs="Times New Roman Regular"/>
            <w:b w:val="0"/>
            <w:i w:val="0"/>
          </w:rPr>
          <m:t>j</m:t>
        </m:r>
      </m:oMath>
      <w:r>
        <w:rPr>
          <w:rFonts w:hint="default" w:ascii="Times New Roman Regular" w:hAnsi="Times New Roman Regular" w:cs="Times New Roman Regular"/>
        </w:rPr>
        <w:t xml:space="preserve">, and </w:t>
      </w:r>
      <m:oMath>
        <m:r>
          <m:rPr>
            <m:nor/>
            <m:sty m:val="p"/>
          </m:rPr>
          <w:rPr>
            <w:rFonts w:hint="default" w:ascii="Times New Roman" w:hAnsi="Times New Roman" w:cs="Times New Roman Regular"/>
            <w:b w:val="0"/>
            <w:i w:val="0"/>
          </w:rPr>
          <m:t>N</m:t>
        </m:r>
      </m:oMath>
      <w:r>
        <w:rPr>
          <w:rFonts w:hint="default" w:ascii="Times New Roman Regular" w:hAnsi="Times New Roman Regular" w:cs="Times New Roman Regular"/>
        </w:rPr>
        <w:t xml:space="preserve"> is the number of nodes. Climate-induced efficiency loss was quantified as:</w:t>
      </w:r>
    </w:p>
    <w:p w14:paraId="79982988">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Regular"/>
            <w:b w:val="0"/>
            <w:i w:val="0"/>
          </w:rPr>
          <m:t>ΔE/</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m:t>
        </m:r>
        <m:f>
          <m:fPr>
            <m:ctrlPr>
              <w:rPr>
                <w:rFonts w:hint="default" w:ascii="DejaVu Math TeX Gyre" w:hAnsi="DejaVu Math TeX Gyre" w:cs="Times New Roman Regular"/>
              </w:rPr>
            </m:ctrlPr>
          </m:fPr>
          <m:num>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1</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Sub>
            <m:ctrlPr>
              <w:rPr>
                <w:rFonts w:hint="default" w:ascii="DejaVu Math TeX Gyre" w:hAnsi="DejaVu Math TeX Gyre" w:cs="Times New Roman Regular"/>
              </w:rPr>
            </m:ctrlPr>
          </m:den>
        </m:f>
      </m:oMath>
      <w:r>
        <w:rPr>
          <w:rFonts w:hint="default" w:hAnsi="DejaVu Math TeX Gyre" w:cs="Times New Roman Regular"/>
          <w:i w:val="0"/>
          <w:lang w:val="en-US"/>
        </w:rPr>
        <w:t xml:space="preserve">                           (10)</w:t>
      </w:r>
    </w:p>
    <w:p w14:paraId="5A329CB0">
      <w:pPr>
        <w:bidi w:val="0"/>
        <w:jc w:val="both"/>
        <w:rPr>
          <w:rFonts w:hint="default" w:ascii="Times New Roman Regular" w:hAnsi="Times New Roman Regular" w:cs="Times New Roman Regular"/>
        </w:rPr>
      </w:pPr>
      <w:r>
        <w:rPr>
          <w:rFonts w:hint="default" w:ascii="Times New Roman Regular" w:hAnsi="Times New Roman Regular" w:cs="Times New Roman Regular"/>
        </w:rPr>
        <w:t>where</w:t>
      </w:r>
      <w:r>
        <w:rPr>
          <w:rFonts w:hint="default" w:ascii="Times New Roman Regular" w:hAnsi="Times New Roman Regular" w:cs="Times New Roman Regular"/>
          <w:lang w:val="en-US" w:eastAsia="zh-CN"/>
        </w:rPr>
        <w:t xml:space="preserve">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Sub>
        <m:r>
          <m:rPr>
            <m:sty m:val="p"/>
          </m:rPr>
          <w:rPr>
            <w:rFonts w:hint="default" w:ascii="DejaVu Math TeX Gyre" w:hAnsi="DejaVu Math TeX Gyre" w:cs="Times New Roman Regular"/>
            <w:lang w:val="en-US"/>
          </w:rPr>
          <m:t xml:space="preserve"> </m:t>
        </m:r>
      </m:oMath>
      <w:r>
        <w:rPr>
          <w:rFonts w:hint="default" w:ascii="Times New Roman Regular" w:hAnsi="Times New Roman Regular" w:cs="Times New Roman Regular"/>
        </w:rPr>
        <w:t xml:space="preserve">and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1</m:t>
            </m:r>
            <m:ctrlPr>
              <w:rPr>
                <w:rFonts w:hint="default" w:ascii="DejaVu Math TeX Gyre" w:hAnsi="DejaVu Math TeX Gyre" w:cs="Times New Roman Regular"/>
              </w:rPr>
            </m:ctrlPr>
          </m:sub>
        </m:sSub>
      </m:oMath>
      <w:r>
        <w:rPr>
          <w:rFonts w:hint="default" w:hAnsi="DejaVu Math TeX Gyre" w:cs="Times New Roman Regular"/>
          <w:i w:val="0"/>
          <w:lang w:val="en-US"/>
        </w:rPr>
        <w:t xml:space="preserve"> </w:t>
      </w:r>
      <w:r>
        <w:rPr>
          <w:rFonts w:hint="default" w:ascii="Times New Roman Regular" w:hAnsi="Times New Roman Regular" w:cs="Times New Roman Regular"/>
        </w:rPr>
        <w:t>are efficienc</w:t>
      </w:r>
      <w:r>
        <w:rPr>
          <w:rFonts w:hint="default" w:ascii="Times New Roman Regular" w:hAnsi="Times New Roman Regular" w:cs="Times New Roman Regular"/>
          <w:lang w:val="en-US"/>
        </w:rPr>
        <w:t>ies</w:t>
      </w:r>
      <w:r>
        <w:rPr>
          <w:rFonts w:hint="default" w:ascii="Times New Roman Regular" w:hAnsi="Times New Roman Regular" w:cs="Times New Roman Regular"/>
        </w:rPr>
        <w:t xml:space="preserve"> under</w:t>
      </w:r>
      <w:r>
        <w:rPr>
          <w:rFonts w:hint="default" w:ascii="Times New Roman Regular" w:hAnsi="Times New Roman Regular" w:cs="Times New Roman Regular" w:eastAsiaTheme="minorEastAsia"/>
          <w:sz w:val="24"/>
          <w:szCs w:val="24"/>
          <w:shd w:val="clear"/>
          <w:lang w:bidi="ar"/>
        </w:rPr>
        <w:t xml:space="preserve">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0</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eastAsiaTheme="minorEastAsia"/>
          <w:sz w:val="24"/>
          <w:szCs w:val="24"/>
          <w:shd w:val="clear"/>
          <w:lang w:bidi="ar"/>
        </w:rPr>
        <w:t xml:space="preserve"> and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1</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rPr>
        <w:t xml:space="preserve">. </w:t>
      </w:r>
    </w:p>
    <w:p w14:paraId="3489BCAB">
      <w:pPr>
        <w:bidi w:val="0"/>
        <w:jc w:val="both"/>
        <w:rPr>
          <w:rFonts w:hint="default" w:ascii="Times New Roman Regular" w:hAnsi="Times New Roman Regular" w:cs="Times New Roman Regular"/>
        </w:rPr>
      </w:pPr>
      <w:r>
        <w:rPr>
          <w:rFonts w:hint="default" w:ascii="Times New Roman Bold" w:hAnsi="Times New Roman Bold" w:cs="Times New Roman Bold"/>
          <w:b/>
          <w:bCs/>
        </w:rPr>
        <w:t>Network amplification ratio.</w:t>
      </w:r>
      <w:r>
        <w:rPr>
          <w:rFonts w:hint="default" w:ascii="Times New Roman Regular" w:hAnsi="Times New Roman Regular" w:cs="Times New Roman Regular"/>
        </w:rPr>
        <w:t xml:space="preserve"> To assess whether the network amplified road-level degradation, we defined:</w:t>
      </w:r>
    </w:p>
    <w:p w14:paraId="507AD772">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Regular"/>
            <w:b w:val="0"/>
            <w:i w:val="0"/>
          </w:rPr>
          <m:t>AR=</m:t>
        </m:r>
        <m:f>
          <m:fPr>
            <m:ctrlPr>
              <w:rPr>
                <w:rFonts w:hint="default" w:ascii="DejaVu Math TeX Gyre" w:hAnsi="DejaVu Math TeX Gyre" w:cs="Times New Roman Regular"/>
              </w:rPr>
            </m:ctrlPr>
          </m:fPr>
          <m:num>
            <m:r>
              <m:rPr>
                <m:nor/>
                <m:sty m:val="p"/>
              </m:rPr>
              <w:rPr>
                <w:rFonts w:hint="default" w:ascii="Times New Roman" w:hAnsi="Times New Roman" w:cs="Times New Roman Regular"/>
                <w:b w:val="0"/>
                <w:i w:val="0"/>
              </w:rPr>
              <m:t>ΔE/</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bar>
              <m:barPr>
                <m:pos m:val="top"/>
                <m:ctrlPr>
                  <w:rPr>
                    <w:rFonts w:hint="default" w:ascii="DejaVu Math TeX Gyre" w:hAnsi="DejaVu Math TeX Gyre" w:cs="Times New Roman Regular"/>
                  </w:rPr>
                </m:ctrlPr>
              </m:barPr>
              <m:e>
                <m:r>
                  <m:rPr>
                    <m:nor/>
                    <m:sty m:val="p"/>
                  </m:rPr>
                  <w:rPr>
                    <w:rFonts w:hint="default" w:ascii="Times New Roman" w:hAnsi="Times New Roman" w:cs="Times New Roman Regular"/>
                    <w:b w:val="0"/>
                    <w:i w:val="0"/>
                  </w:rPr>
                  <m:t>ΔV</m:t>
                </m:r>
                <m:ctrlPr>
                  <w:rPr>
                    <w:rFonts w:hint="default" w:ascii="DejaVu Math TeX Gyre" w:hAnsi="DejaVu Math TeX Gyre" w:cs="Times New Roman Regular"/>
                  </w:rPr>
                </m:ctrlPr>
              </m:e>
            </m:bar>
            <m:r>
              <m:rPr>
                <m:nor/>
                <m:sty m:val="p"/>
              </m:rPr>
              <w:rPr>
                <w:rFonts w:hint="default" w:ascii="Times New Roman" w:hAnsi="Times New Roman" w:cs="Times New Roman Regular"/>
                <w:b w:val="0"/>
                <w:i w:val="0"/>
              </w:rPr>
              <m:t>/</m:t>
            </m:r>
            <m:bar>
              <m:barPr>
                <m:pos m:val="top"/>
                <m:ctrlPr>
                  <w:rPr>
                    <w:rFonts w:hint="default" w:ascii="DejaVu Math TeX Gyre" w:hAnsi="DejaVu Math TeX Gyre" w:cs="Times New Roman Regular"/>
                  </w:rPr>
                </m:ctrlPr>
              </m:barPr>
              <m:e>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V</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Sub>
                <m:ctrlPr>
                  <w:rPr>
                    <w:rFonts w:hint="default" w:ascii="DejaVu Math TeX Gyre" w:hAnsi="DejaVu Math TeX Gyre" w:cs="Times New Roman Regular"/>
                  </w:rPr>
                </m:ctrlPr>
              </m:e>
            </m:bar>
            <m:ctrlPr>
              <w:rPr>
                <w:rFonts w:hint="default" w:ascii="DejaVu Math TeX Gyre" w:hAnsi="DejaVu Math TeX Gyre" w:cs="Times New Roman Regular"/>
              </w:rPr>
            </m:ctrlPr>
          </m:den>
        </m:f>
      </m:oMath>
      <w:r>
        <w:rPr>
          <w:rFonts w:hint="default" w:hAnsi="DejaVu Math TeX Gyre" w:cs="Times New Roman Regular"/>
          <w:i w:val="0"/>
          <w:lang w:val="en-US"/>
        </w:rPr>
        <w:t xml:space="preserve">                            (11)</w:t>
      </w:r>
    </w:p>
    <w:p w14:paraId="527E0BD9">
      <w:pPr>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where </w:t>
      </w:r>
      <m:oMath>
        <m:bar>
          <m:barPr>
            <m:pos m:val="top"/>
            <m:ctrlPr>
              <w:rPr>
                <w:rFonts w:hint="default" w:ascii="DejaVu Math TeX Gyre" w:hAnsi="DejaVu Math TeX Gyre" w:cs="Times New Roman Regular"/>
              </w:rPr>
            </m:ctrlPr>
          </m:barPr>
          <m:e>
            <m:r>
              <m:rPr>
                <m:nor/>
                <m:sty m:val="p"/>
              </m:rPr>
              <w:rPr>
                <w:rFonts w:hint="default" w:ascii="Times New Roman" w:hAnsi="Times New Roman" w:cs="Times New Roman Regular"/>
                <w:b w:val="0"/>
                <w:i w:val="0"/>
              </w:rPr>
              <m:t>ΔV</m:t>
            </m:r>
            <m:ctrlPr>
              <w:rPr>
                <w:rFonts w:hint="default" w:ascii="DejaVu Math TeX Gyre" w:hAnsi="DejaVu Math TeX Gyre" w:cs="Times New Roman Regular"/>
              </w:rPr>
            </m:ctrlPr>
          </m:e>
        </m:bar>
        <m:r>
          <m:rPr>
            <m:nor/>
            <m:sty m:val="p"/>
          </m:rPr>
          <w:rPr>
            <w:rFonts w:hint="default" w:ascii="Times New Roman" w:hAnsi="Times New Roman" w:cs="Times New Roman Regular"/>
            <w:b w:val="0"/>
            <w:i w:val="0"/>
          </w:rPr>
          <m:t>/</m:t>
        </m:r>
        <m:bar>
          <m:barPr>
            <m:pos m:val="top"/>
            <m:ctrlPr>
              <w:rPr>
                <w:rFonts w:hint="default" w:ascii="DejaVu Math TeX Gyre" w:hAnsi="DejaVu Math TeX Gyre" w:cs="Times New Roman Regular"/>
              </w:rPr>
            </m:ctrlPr>
          </m:barPr>
          <m:e>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V</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Sub>
            <m:ctrlPr>
              <w:rPr>
                <w:rFonts w:hint="default" w:ascii="DejaVu Math TeX Gyre" w:hAnsi="DejaVu Math TeX Gyre" w:cs="Times New Roman Regular"/>
              </w:rPr>
            </m:ctrlPr>
          </m:e>
        </m:bar>
      </m:oMath>
      <w:r>
        <w:rPr>
          <w:rFonts w:hint="default" w:ascii="Times New Roman Regular" w:hAnsi="Times New Roman Regular" w:cs="Times New Roman Regular"/>
        </w:rPr>
        <w:t xml:space="preserve"> is the mean fractional speed reduction across unpaved segments.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Values of</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AR &gt; 1 indicate nonlinear amplification from segment-level degradation to network-level disruption.</w:t>
      </w:r>
    </w:p>
    <w:p w14:paraId="03E53E08">
      <w:pPr>
        <w:bidi w:val="0"/>
        <w:rPr>
          <w:rFonts w:hint="default" w:ascii="Times New Roman Regular" w:hAnsi="Times New Roman Regular" w:cs="Times New Roman Regular"/>
        </w:rPr>
      </w:pPr>
      <w:r>
        <w:rPr>
          <w:rFonts w:hint="default" w:ascii="Times New Roman Bold" w:hAnsi="Times New Roman Bold" w:cs="Times New Roman Bold"/>
          <w:b/>
          <w:bCs/>
        </w:rPr>
        <w:t>Health accessibility and inequality</w:t>
      </w:r>
      <w:r>
        <w:rPr>
          <w:rFonts w:hint="default" w:ascii="Times New Roman Regular" w:hAnsi="Times New Roman Regular" w:cs="Times New Roman Regular"/>
        </w:rPr>
        <w:t xml:space="preserve"> </w:t>
      </w:r>
    </w:p>
    <w:p w14:paraId="6430868F">
      <w:pPr>
        <w:bidi w:val="0"/>
        <w:jc w:val="both"/>
        <w:rPr>
          <w:rFonts w:hint="default" w:ascii="Times New Roman Regular" w:hAnsi="Times New Roman Regular" w:cs="Times New Roman Regular"/>
          <w:lang w:val="en-US"/>
        </w:rPr>
      </w:pPr>
      <w:r>
        <w:rPr>
          <w:rFonts w:hint="default" w:ascii="Times New Roman Regular" w:hAnsi="Times New Roman Regular" w:cs="Times New Roman Regular"/>
        </w:rPr>
        <w:t>Healthcare accessibility was assessed using nearest-facility travel time, threshold-based coverage, inequality and buffering metrics</w:t>
      </w:r>
      <w:r>
        <w:rPr>
          <w:rFonts w:hint="default" w:ascii="Times New Roman Regular" w:hAnsi="Times New Roman Regular" w:cs="Times New Roman Regular"/>
          <w:szCs w:val="24"/>
        </w:rPr>
        <w:fldChar w:fldCharType="begin"/>
      </w:r>
      <w:r>
        <w:rPr>
          <w:rFonts w:hint="default" w:ascii="Times New Roman Regular" w:hAnsi="Times New Roman Regular" w:cs="Times New Roman Regular"/>
          <w:szCs w:val="24"/>
          <w:lang w:eastAsia="zh-CN"/>
        </w:rPr>
        <w:instrText xml:space="preserve"> ADDIN ZOTERO_ITEM CSL_CITATION {"citationID":"2Ij84mla","properties":{"unsorted":false,"formattedCitation":"&lt;sup&gt;39,40&lt;/sup&gt;","plainCitation":"39,40","noteIndex":0},"citationItems":[{"id":585,"uris":["http://zotero.org/users/18649917/items/N32JQS8L"],"itemData":{"id":585,"type":"article-journal","container-title":"Health Policy and Planning","DOI":"10.1093/heapol/czr023","ISSN":"0268-1080, 1460-2237","issue":"3","journalAbbreviation":"Health Policy and Planning","language":"en","page":"234-244","source":"DOI.org (Crossref)","title":"Access to emergency and surgical care in sub-Saharan Africa: the infrastructure gap","title-short":"Access to emergency and surgical care in sub-Saharan Africa","volume":"27","author":[{"family":"Hsia","given":"R. Y."},{"family":"Mbembati","given":"N. A."},{"family":"Macfarlane","given":"S."},{"family":"Kruk","given":"M. E."}],"issued":{"date-parts":[["2012",5,1]]}}},{"id":586,"uris":["http://zotero.org/users/18649917/items/WTNZCJBV"],"itemData":{"id":586,"type":"article-journal","container-title":"The Lancet Global Health","DOI":"10.1016/S2214-109X(17)30488-6","ISSN":"2214109X","issue":"3","journalAbbreviation":"The Lancet Global Health","language":"en","page":"e342-e350","source":"DOI.org (Crossref)","title":"Access to emergency hospital care provided by the public sector in sub-Saharan Africa in 2015: a geocoded inventory and spatial analysis","title-short":"Access to emergency hospital care provided by the public sector in sub-Saharan Africa in 2015","volume":"6","author":[{"family":"Ouma","given":"Paul O"},{"family":"Maina","given":"Joseph"},{"family":"Thuranira","given":"Pamela N"},{"family":"Macharia","given":"Peter M"},{"family":"Alegana","given":"Victor A"},{"family":"English","given":"Mike"},{"family":"Okiro","given":"Emelda A"},{"family":"Snow","given":"Robert W"}],"issued":{"date-parts":[["2018",3]]}}}],"schema":"https://github.com/citation-style-language/schema/raw/master/csl-citation.json"} </w:instrText>
      </w:r>
      <w:r>
        <w:rPr>
          <w:rFonts w:hint="default" w:ascii="Times New Roman Regular" w:hAnsi="Times New Roman Regular" w:cs="Times New Roman Regular"/>
          <w:szCs w:val="24"/>
        </w:rPr>
        <w:fldChar w:fldCharType="separate"/>
      </w:r>
      <w:r>
        <w:rPr>
          <w:rFonts w:hint="default" w:ascii="Times New Roman Regular" w:hAnsi="Times New Roman Regular" w:cs="Times New Roman Regular"/>
          <w:szCs w:val="24"/>
          <w:vertAlign w:val="superscript"/>
          <w:lang w:eastAsia="zh-CN"/>
        </w:rPr>
        <w:t>39,40</w:t>
      </w:r>
      <w:r>
        <w:rPr>
          <w:rFonts w:hint="default" w:ascii="Times New Roman Regular" w:hAnsi="Times New Roman Regular" w:cs="Times New Roman Regular"/>
          <w:szCs w:val="24"/>
        </w:rPr>
        <w:fldChar w:fldCharType="end"/>
      </w:r>
      <w:r>
        <w:rPr>
          <w:rFonts w:hint="default" w:ascii="Times New Roman Regular" w:hAnsi="Times New Roman Regular" w:cs="Times New Roman Regular"/>
        </w:rPr>
        <w:t>.</w:t>
      </w:r>
      <w:r>
        <w:rPr>
          <w:rFonts w:hint="default" w:ascii="Times New Roman Regular" w:hAnsi="Times New Roman Regular" w:cs="Times New Roman Regular"/>
          <w:lang w:val="en-US"/>
        </w:rPr>
        <w:t xml:space="preserve"> Facility definitions, population assignment and snap-distance robustness are described in Supplementary Methods S6.</w:t>
      </w:r>
    </w:p>
    <w:p w14:paraId="2D31C679">
      <w:pPr>
        <w:bidi w:val="0"/>
        <w:jc w:val="both"/>
        <w:rPr>
          <w:rFonts w:hint="default" w:ascii="Times New Roman Regular" w:hAnsi="Times New Roman Regular" w:cs="Times New Roman Regular"/>
        </w:rPr>
      </w:pPr>
      <w:r>
        <w:rPr>
          <w:rFonts w:hint="default" w:ascii="Times New Roman Bold" w:hAnsi="Times New Roman Bold" w:cs="Times New Roman Bold"/>
          <w:b/>
          <w:bCs/>
        </w:rPr>
        <w:t>Population-weighted mean travel time</w:t>
      </w:r>
      <w:r>
        <w:rPr>
          <w:rFonts w:hint="default" w:ascii="Times New Roman Regular" w:hAnsi="Times New Roman Regular" w:cs="Times New Roman Regular"/>
        </w:rPr>
        <w:t>.</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Population-weighted mean travel time (PWMTT) was defined as:</w:t>
      </w:r>
    </w:p>
    <w:p w14:paraId="26445FA8">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Regular"/>
            <w:b w:val="0"/>
            <w:i w:val="0"/>
          </w:rPr>
          <m:t>PWMTT=</m:t>
        </m:r>
        <m:f>
          <m:fPr>
            <m:ctrlPr>
              <w:rPr>
                <w:rFonts w:hint="default" w:ascii="DejaVu Math TeX Gyre" w:hAnsi="DejaVu Math TeX Gyre" w:cs="Times New Roman Regular"/>
              </w:rPr>
            </m:ctrlPr>
          </m:fPr>
          <m:num>
            <m:nary>
              <m:naryPr>
                <m:chr m:val="∑"/>
                <m:limLoc m:val="undOvr"/>
                <m:supHide m:val="1"/>
                <m:ctrlPr>
                  <w:rPr>
                    <w:rFonts w:hint="default" w:ascii="DejaVu Math TeX Gyre" w:hAnsi="DejaVu Math TeX Gyre" w:cs="Times New Roman Regular"/>
                  </w:rPr>
                </m:ctrlPr>
              </m:naryPr>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up>
                <m:ctrlPr>
                  <w:rPr>
                    <w:rFonts w:hint="default" w:ascii="DejaVu Math TeX Gyre" w:hAnsi="DejaVu Math TeX Gyre" w:cs="Times New Roman Regular"/>
                  </w:rPr>
                </m:ctrlPr>
              </m:sup>
              <m:e>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ctrlPr>
                  <w:rPr>
                    <w:rFonts w:hint="default" w:ascii="DejaVu Math TeX Gyre" w:hAnsi="DejaVu Math TeX Gyre" w:cs="Times New Roman Regular"/>
                  </w:rPr>
                </m:ctrlPr>
              </m:e>
            </m:nary>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nary>
              <m:naryPr>
                <m:chr m:val="∑"/>
                <m:limLoc m:val="undOvr"/>
                <m:supHide m:val="1"/>
                <m:ctrlPr>
                  <w:rPr>
                    <w:rFonts w:hint="default" w:ascii="DejaVu Math TeX Gyre" w:hAnsi="DejaVu Math TeX Gyre" w:cs="Times New Roman Regular"/>
                  </w:rPr>
                </m:ctrlPr>
              </m:naryPr>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up>
                <m:ctrlPr>
                  <w:rPr>
                    <w:rFonts w:hint="default" w:ascii="DejaVu Math TeX Gyre" w:hAnsi="DejaVu Math TeX Gyre" w:cs="Times New Roman Regular"/>
                  </w:rPr>
                </m:ctrlPr>
              </m:sup>
              <m:e>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ctrlPr>
                  <w:rPr>
                    <w:rFonts w:hint="default" w:ascii="DejaVu Math TeX Gyre" w:hAnsi="DejaVu Math TeX Gyre" w:cs="Times New Roman Regular"/>
                  </w:rPr>
                </m:ctrlPr>
              </m:e>
            </m:nary>
            <m:ctrlPr>
              <w:rPr>
                <w:rFonts w:hint="default" w:ascii="DejaVu Math TeX Gyre" w:hAnsi="DejaVu Math TeX Gyre" w:cs="Times New Roman Regular"/>
              </w:rPr>
            </m:ctrlPr>
          </m:den>
        </m:f>
      </m:oMath>
      <w:r>
        <w:rPr>
          <w:rFonts w:hint="default" w:hAnsi="DejaVu Math TeX Gyre" w:cs="Times New Roman Regular"/>
          <w:i w:val="0"/>
          <w:lang w:val="en-US"/>
        </w:rPr>
        <w:t xml:space="preserve">                          (12)</w:t>
      </w:r>
    </w:p>
    <w:p w14:paraId="15BA2AF3">
      <w:pPr>
        <w:bidi w:val="0"/>
        <w:jc w:val="both"/>
        <w:rPr>
          <w:rFonts w:hint="default" w:ascii="Times New Roman Regular" w:hAnsi="Times New Roman Regular" w:cs="Times New Roman Regular"/>
        </w:rPr>
      </w:pPr>
      <w:r>
        <w:rPr>
          <w:rFonts w:hint="default" w:ascii="Times New Roman Regular" w:hAnsi="Times New Roman Regular" w:cs="Times New Roman Regular"/>
        </w:rPr>
        <w:t xml:space="preserve">where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is travel time to the nearest </w:t>
      </w:r>
      <w:r>
        <w:rPr>
          <w:rFonts w:hint="default" w:ascii="Times New Roman Regular" w:hAnsi="Times New Roman Regular" w:cs="Times New Roman Regular"/>
          <w:lang w:val="en-US"/>
        </w:rPr>
        <w:t>healthcare facility</w:t>
      </w:r>
      <w:r>
        <w:rPr>
          <w:rFonts w:hint="default" w:ascii="Times New Roman Regular" w:hAnsi="Times New Roman Regular" w:cs="Times New Roman Regular"/>
        </w:rPr>
        <w:t xml:space="preserve"> and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is the population allocated to node </w:t>
      </w:r>
      <m:oMath>
        <m:r>
          <m:rPr>
            <m:nor/>
            <m:sty m:val="p"/>
          </m:rPr>
          <w:rPr>
            <w:rFonts w:hint="default" w:ascii="Times New Roman" w:hAnsi="Times New Roman" w:cs="Times New Roman Regular"/>
            <w:b w:val="0"/>
            <w:i w:val="0"/>
          </w:rPr>
          <m:t>i</m:t>
        </m:r>
      </m:oMath>
      <w:r>
        <w:rPr>
          <w:rFonts w:hint="default" w:ascii="Times New Roman Regular" w:hAnsi="Times New Roman Regular" w:cs="Times New Roman Regular"/>
        </w:rPr>
        <w:t>. Population-weighted percentiles (P10, P50, P90) were derived from the cumulative population distribution of travel times.</w:t>
      </w:r>
    </w:p>
    <w:p w14:paraId="62812348">
      <w:pPr>
        <w:bidi w:val="0"/>
        <w:rPr>
          <w:rFonts w:hint="default" w:ascii="Times New Roman Regular" w:hAnsi="Times New Roman Regular" w:cs="Times New Roman Regular"/>
        </w:rPr>
      </w:pPr>
      <w:r>
        <w:rPr>
          <w:rFonts w:hint="default" w:ascii="Times New Roman Bold" w:hAnsi="Times New Roman Bold" w:cs="Times New Roman Bold"/>
          <w:b/>
          <w:bCs/>
        </w:rPr>
        <w:t>Isochrone</w:t>
      </w:r>
      <w:r>
        <w:rPr>
          <w:rFonts w:hint="default" w:ascii="Times New Roman Regular" w:hAnsi="Times New Roman Regular" w:cs="Times New Roman Regular"/>
        </w:rPr>
        <w:t xml:space="preserve">. Isochrone coverage was defined as the share of population reaching a healthcare facility within a threshold T: </w:t>
      </w:r>
    </w:p>
    <w:p w14:paraId="2F788E38">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Regular"/>
            <w:b w:val="0"/>
            <w:i w:val="0"/>
          </w:rPr>
          <m:t>Coverage(T)=</m:t>
        </m:r>
        <m:f>
          <m:fPr>
            <m:ctrlPr>
              <w:rPr>
                <w:rFonts w:hint="default" w:ascii="DejaVu Math TeX Gyre" w:hAnsi="DejaVu Math TeX Gyre" w:cs="Times New Roman Regular"/>
              </w:rPr>
            </m:ctrlPr>
          </m:fPr>
          <m:num>
            <m:nary>
              <m:naryPr>
                <m:chr m:val="∑"/>
                <m:limLoc m:val="undOvr"/>
                <m:supHide m:val="1"/>
                <m:ctrlPr>
                  <w:rPr>
                    <w:rFonts w:hint="default" w:ascii="DejaVu Math TeX Gyre" w:hAnsi="DejaVu Math TeX Gyre" w:cs="Times New Roman Regular"/>
                  </w:rPr>
                </m:ctrlPr>
              </m:naryPr>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up>
                <m:ctrlPr>
                  <w:rPr>
                    <w:rFonts w:hint="default" w:ascii="DejaVu Math TeX Gyre" w:hAnsi="DejaVu Math TeX Gyre" w:cs="Times New Roman Regular"/>
                  </w:rPr>
                </m:ctrlPr>
              </m:sup>
              <m:e>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ctrlPr>
                  <w:rPr>
                    <w:rFonts w:hint="default" w:ascii="DejaVu Math TeX Gyre" w:hAnsi="DejaVu Math TeX Gyre" w:cs="Times New Roman Regular"/>
                  </w:rPr>
                </m:ctrlPr>
              </m:e>
            </m:nary>
            <m:r>
              <m:rPr>
                <m:nor/>
                <m:sty m:val="p"/>
              </m:rPr>
              <w:rPr>
                <w:rFonts w:hint="default" w:ascii="Times New Roman" w:hAnsi="Times New Roman" w:cs="Times New Roman Regular"/>
                <w:b w:val="0"/>
                <w:i w:val="0"/>
              </w:rPr>
              <m:t> 1[</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r>
              <m:rPr>
                <m:nor/>
                <m:sty m:val="p"/>
              </m:rPr>
              <w:rPr>
                <w:rFonts w:ascii="DejaVu Math TeX Gyre" w:hAnsi="DejaVu Math TeX Gyre" w:cs="Times New Roman Regular"/>
                <w:b w:val="0"/>
                <w:i w:val="0"/>
              </w:rPr>
              <m:t>&lt;T]</m:t>
            </m:r>
            <m:ctrlPr>
              <w:rPr>
                <w:rFonts w:hint="default" w:ascii="DejaVu Math TeX Gyre" w:hAnsi="DejaVu Math TeX Gyre" w:cs="Times New Roman Regular"/>
              </w:rPr>
            </m:ctrlPr>
          </m:num>
          <m:den>
            <m:nary>
              <m:naryPr>
                <m:chr m:val="∑"/>
                <m:limLoc m:val="undOvr"/>
                <m:supHide m:val="1"/>
                <m:ctrlPr>
                  <w:rPr>
                    <w:rFonts w:hint="default" w:ascii="DejaVu Math TeX Gyre" w:hAnsi="DejaVu Math TeX Gyre" w:cs="Times New Roman Regular"/>
                  </w:rPr>
                </m:ctrlPr>
              </m:naryPr>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up>
                <m:ctrlPr>
                  <w:rPr>
                    <w:rFonts w:hint="default" w:ascii="DejaVu Math TeX Gyre" w:hAnsi="DejaVu Math TeX Gyre" w:cs="Times New Roman Regular"/>
                  </w:rPr>
                </m:ctrlPr>
              </m:sup>
              <m:e>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ctrlPr>
                  <w:rPr>
                    <w:rFonts w:hint="default" w:ascii="DejaVu Math TeX Gyre" w:hAnsi="DejaVu Math TeX Gyre" w:cs="Times New Roman Regular"/>
                  </w:rPr>
                </m:ctrlPr>
              </m:e>
            </m:nary>
            <m:ctrlPr>
              <w:rPr>
                <w:rFonts w:hint="default" w:ascii="DejaVu Math TeX Gyre" w:hAnsi="DejaVu Math TeX Gyre" w:cs="Times New Roman Regular"/>
              </w:rPr>
            </m:ctrlPr>
          </m:den>
        </m:f>
      </m:oMath>
      <w:r>
        <w:rPr>
          <w:rFonts w:hint="default" w:hAnsi="DejaVu Math TeX Gyre" w:cs="Times New Roman Regular"/>
          <w:i w:val="0"/>
          <w:lang w:val="en-US"/>
        </w:rPr>
        <w:t xml:space="preserve">                       (13)</w:t>
      </w:r>
    </w:p>
    <w:p w14:paraId="298C6BF1">
      <w:pPr>
        <w:bidi w:val="0"/>
        <w:jc w:val="both"/>
        <w:rPr>
          <w:rFonts w:hint="default" w:ascii="Times New Roman Regular" w:hAnsi="Times New Roman Regular" w:cs="Times New Roman Regular"/>
        </w:rPr>
      </w:pPr>
      <w:r>
        <w:rPr>
          <w:rFonts w:hint="default" w:ascii="Times New Roman Regular" w:hAnsi="Times New Roman Regular" w:cs="Times New Roman Regular"/>
        </w:rPr>
        <w:t>where</w:t>
      </w:r>
      <w:r>
        <w:rPr>
          <w:rFonts w:hint="default" w:ascii="Times New Roman Regular" w:hAnsi="Times New Roman Regular" w:cs="Times New Roman Regular"/>
          <w:i w:val="0"/>
          <w:iCs w:val="0"/>
        </w:rPr>
        <w:t xml:space="preserve"> </w:t>
      </w:r>
      <m:oMath>
        <m:sSub>
          <m:sSubPr>
            <m:ctrlPr>
              <w:rPr>
                <w:rFonts w:hint="default" w:ascii="DejaVu Math TeX Gyre" w:hAnsi="DejaVu Math TeX Gyre" w:cs="Times New Roman Regular"/>
                <w:i w:val="0"/>
                <w:iCs w:val="0"/>
                <w:sz w:val="24"/>
              </w:rPr>
            </m:ctrlPr>
          </m:sSubPr>
          <m:e>
            <m:r>
              <m:rPr>
                <m:nor/>
                <m:sty m:val="p"/>
              </m:rPr>
              <w:rPr>
                <w:rFonts w:hint="default" w:ascii="Times New Roman" w:hAnsi="Times New Roman" w:cs="Times New Roman Regular"/>
                <w:b w:val="0"/>
                <w:i w:val="0"/>
                <w:iCs w:val="0"/>
                <w:sz w:val="24"/>
              </w:rPr>
              <m:t>t</m:t>
            </m:r>
            <m:ctrlPr>
              <w:rPr>
                <w:rFonts w:ascii="DejaVu Math TeX Gyre" w:hAnsi="DejaVu Math TeX Gyre" w:cs="Times New Roman Regular"/>
                <w:i w:val="0"/>
                <w:iCs w:val="0"/>
                <w:sz w:val="24"/>
              </w:rPr>
            </m:ctrlPr>
          </m:e>
          <m:sub>
            <m:r>
              <m:rPr>
                <m:nor/>
                <m:sty m:val="p"/>
              </m:rPr>
              <w:rPr>
                <w:rFonts w:hint="default" w:ascii="Times New Roman" w:hAnsi="Times New Roman" w:cs="Times New Roman Regular"/>
                <w:b w:val="0"/>
                <w:i w:val="0"/>
                <w:iCs w:val="0"/>
                <w:sz w:val="24"/>
              </w:rPr>
              <m:t>i</m:t>
            </m:r>
            <m:ctrlPr>
              <w:rPr>
                <w:rFonts w:ascii="DejaVu Math TeX Gyre" w:hAnsi="DejaVu Math TeX Gyre" w:cs="Times New Roman Regular"/>
                <w:i w:val="0"/>
                <w:iCs w:val="0"/>
                <w:sz w:val="24"/>
              </w:rPr>
            </m:ctrlPr>
          </m:sub>
        </m:sSub>
      </m:oMath>
      <w:r>
        <w:rPr>
          <w:rFonts w:hint="default" w:ascii="Times New Roman Regular" w:hAnsi="Times New Roman Regular" w:cs="Times New Roman Regular"/>
          <w:i w:val="0"/>
          <w:iCs w:val="0"/>
        </w:rPr>
        <w:t xml:space="preserve"> </w:t>
      </w:r>
      <w:r>
        <w:rPr>
          <w:rFonts w:hint="default" w:ascii="Times New Roman Regular" w:hAnsi="Times New Roman Regular" w:cs="Times New Roman Regular"/>
        </w:rPr>
        <w:t>denotes the normal or extreme-weather scenario. Thresholds of 30 min, 1 h, 2 h and 4 h were used. Coverage loss under extreme weather was reported as the absolute percentage-point decline relative to normal conditions:</w:t>
      </w:r>
    </w:p>
    <w:p w14:paraId="2DD7D4A8">
      <w:pPr>
        <w:keepNext w:val="0"/>
        <w:keepLines w:val="0"/>
        <w:widowControl/>
        <w:suppressLineNumbers w:val="0"/>
        <w:bidi w:val="0"/>
        <w:jc w:val="right"/>
        <w:rPr>
          <w:rFonts w:hint="default" w:hAnsi="DejaVu Math TeX Gyre" w:eastAsia="宋体" w:cs="宋体"/>
          <w:i w:val="0"/>
          <w:kern w:val="0"/>
          <w:sz w:val="24"/>
          <w:szCs w:val="24"/>
          <w:lang w:val="en-US" w:eastAsia="zh-CN" w:bidi="ar"/>
        </w:rPr>
      </w:pPr>
      <m:oMath>
        <m:m>
          <m:mPr>
            <m:mcs>
              <m:mc>
                <m:mcPr>
                  <m:count m:val="1"/>
                  <m:mcJc m:val="left"/>
                </m:mcPr>
              </m:mc>
            </m:mcs>
            <m:ctrlPr>
              <w:rPr>
                <w:rFonts w:ascii="DejaVu Math TeX Gyre" w:hAnsi="DejaVu Math TeX Gyre" w:eastAsia="宋体" w:cs="Times New Roman Italic"/>
                <w:b w:val="0"/>
                <w:bCs w:val="0"/>
                <w:i w:val="0"/>
                <w:iCs w:val="0"/>
                <w:kern w:val="0"/>
                <w:sz w:val="24"/>
                <w:szCs w:val="24"/>
                <w:lang w:val="en-US" w:eastAsia="zh-CN" w:bidi="ar"/>
              </w:rPr>
            </m:ctrlPr>
          </m:mPr>
          <m:mr>
            <m:e>
              <m:r>
                <m:rPr>
                  <m:nor/>
                  <m:sty m:val="p"/>
                </m:rPr>
                <w:rPr>
                  <w:rFonts w:ascii="Times New Roman" w:hAnsi="Times New Roman" w:cs="Times New Roman Italic"/>
                  <w:b w:val="0"/>
                  <w:bCs w:val="0"/>
                  <w:i w:val="0"/>
                  <w:iCs w:val="0"/>
                  <w:kern w:val="0"/>
                  <w:sz w:val="24"/>
                  <w:szCs w:val="24"/>
                  <w:lang w:val="en-US" w:bidi="ar"/>
                </w:rPr>
                <m:t>∆</m:t>
              </m:r>
              <m:sSub>
                <m:sSubPr>
                  <m:ctrlPr>
                    <w:rPr>
                      <w:rFonts w:ascii="DejaVu Math TeX Gyre" w:hAnsi="DejaVu Math TeX Gyre" w:cs="Times New Roman Italic"/>
                      <w:b w:val="0"/>
                      <w:bCs w:val="0"/>
                      <w:i w:val="0"/>
                      <w:iCs w:val="0"/>
                      <w:kern w:val="0"/>
                      <w:sz w:val="24"/>
                      <w:szCs w:val="24"/>
                      <w:lang w:val="en-US" w:bidi="ar"/>
                    </w:rPr>
                  </m:ctrlPr>
                </m:sSubPr>
                <m:e>
                  <m:r>
                    <m:rPr>
                      <m:nor/>
                      <m:sty m:val="p"/>
                    </m:rPr>
                    <w:rPr>
                      <w:rFonts w:hint="default" w:ascii="Times New Roman" w:hAnsi="Times New Roman" w:cs="Times New Roman Italic"/>
                      <w:b w:val="0"/>
                      <w:bCs w:val="0"/>
                      <w:i w:val="0"/>
                      <w:iCs w:val="0"/>
                      <w:kern w:val="0"/>
                      <w:sz w:val="24"/>
                      <w:szCs w:val="24"/>
                      <w:lang w:val="en-US" w:bidi="ar"/>
                    </w:rPr>
                    <m:t>C</m:t>
                  </m:r>
                  <m:ctrlPr>
                    <w:rPr>
                      <w:rFonts w:ascii="DejaVu Math TeX Gyre" w:hAnsi="DejaVu Math TeX Gyre" w:cs="Times New Roman Italic"/>
                      <w:b w:val="0"/>
                      <w:bCs w:val="0"/>
                      <w:i w:val="0"/>
                      <w:iCs w:val="0"/>
                      <w:kern w:val="0"/>
                      <w:sz w:val="24"/>
                      <w:szCs w:val="24"/>
                      <w:lang w:val="en-US" w:bidi="ar"/>
                    </w:rPr>
                  </m:ctrlPr>
                </m:e>
                <m:sub>
                  <m:r>
                    <m:rPr>
                      <m:nor/>
                      <m:sty m:val="p"/>
                    </m:rPr>
                    <w:rPr>
                      <w:rFonts w:hint="default" w:ascii="Times New Roman" w:hAnsi="Times New Roman" w:cs="Times New Roman Italic"/>
                      <w:b w:val="0"/>
                      <w:bCs w:val="0"/>
                      <w:i w:val="0"/>
                      <w:iCs w:val="0"/>
                      <w:kern w:val="0"/>
                      <w:sz w:val="24"/>
                      <w:szCs w:val="24"/>
                      <w:lang w:val="en-US" w:bidi="ar"/>
                    </w:rPr>
                    <m:t>pp</m:t>
                  </m:r>
                  <m:ctrlPr>
                    <w:rPr>
                      <w:rFonts w:ascii="DejaVu Math TeX Gyre" w:hAnsi="DejaVu Math TeX Gyre" w:cs="Times New Roman Italic"/>
                      <w:b w:val="0"/>
                      <w:bCs w:val="0"/>
                      <w:i w:val="0"/>
                      <w:iCs w:val="0"/>
                      <w:kern w:val="0"/>
                      <w:sz w:val="24"/>
                      <w:szCs w:val="24"/>
                      <w:lang w:val="en-US" w:bidi="ar"/>
                    </w:rPr>
                  </m:ctrlPr>
                </m:sub>
              </m:sSub>
              <m:r>
                <m:rPr>
                  <m:nor/>
                  <m:sty m:val="p"/>
                </m:rPr>
                <w:rPr>
                  <w:rFonts w:hint="default" w:ascii="Times New Roman" w:hAnsi="Times New Roman" w:eastAsia="宋体" w:cs="Times New Roman Italic"/>
                  <w:b w:val="0"/>
                  <w:bCs w:val="0"/>
                  <w:i w:val="0"/>
                  <w:iCs w:val="0"/>
                  <w:kern w:val="0"/>
                  <w:sz w:val="24"/>
                  <w:szCs w:val="24"/>
                  <w:lang w:val="en-US" w:eastAsia="zh-CN" w:bidi="ar"/>
                </w:rPr>
                <m:t xml:space="preserve"> (T)=100 [</m:t>
              </m:r>
              <m:sSub>
                <m:sSubPr>
                  <m:ctrlPr>
                    <w:rPr>
                      <w:rFonts w:hint="default" w:ascii="DejaVu Math TeX Gyre" w:hAnsi="DejaVu Math TeX Gyre" w:eastAsia="宋体" w:cs="Times New Roman Italic"/>
                      <w:b w:val="0"/>
                      <w:bCs w:val="0"/>
                      <w:i w:val="0"/>
                      <w:iCs w:val="0"/>
                      <w:kern w:val="0"/>
                      <w:sz w:val="24"/>
                      <w:szCs w:val="24"/>
                      <w:lang w:val="en-US" w:eastAsia="zh-CN" w:bidi="ar"/>
                    </w:rPr>
                  </m:ctrlPr>
                </m:sSubPr>
                <m:e>
                  <m:r>
                    <m:rPr>
                      <m:nor/>
                      <m:sty m:val="p"/>
                    </m:rPr>
                    <w:rPr>
                      <w:rFonts w:hint="default" w:ascii="Times New Roman" w:hAnsi="Times New Roman" w:cs="Times New Roman Regular"/>
                      <w:b w:val="0"/>
                      <w:i w:val="0"/>
                    </w:rPr>
                    <m:t>Coverage</m:t>
                  </m:r>
                  <m:ctrlPr>
                    <w:rPr>
                      <w:rFonts w:hint="default" w:ascii="DejaVu Math TeX Gyre" w:hAnsi="DejaVu Math TeX Gyre" w:eastAsia="宋体" w:cs="Times New Roman Italic"/>
                      <w:b w:val="0"/>
                      <w:bCs w:val="0"/>
                      <w:i w:val="0"/>
                      <w:iCs w:val="0"/>
                      <w:kern w:val="0"/>
                      <w:sz w:val="24"/>
                      <w:szCs w:val="24"/>
                      <w:lang w:val="en-US" w:eastAsia="zh-CN" w:bidi="ar"/>
                    </w:rPr>
                  </m:ctrlPr>
                </m:e>
                <m:sub>
                  <m:r>
                    <m:rPr>
                      <m:nor/>
                      <m:sty m:val="p"/>
                    </m:rPr>
                    <w:rPr>
                      <w:rFonts w:hint="default" w:ascii="Times New Roman" w:hAnsi="Times New Roman" w:eastAsia="宋体" w:cs="Times New Roman Italic"/>
                      <w:b w:val="0"/>
                      <w:bCs w:val="0"/>
                      <w:i w:val="0"/>
                      <w:iCs w:val="0"/>
                      <w:kern w:val="0"/>
                      <w:sz w:val="24"/>
                      <w:szCs w:val="24"/>
                      <w:lang w:val="en-US" w:eastAsia="zh-CN" w:bidi="ar"/>
                    </w:rPr>
                    <m:t>0</m:t>
                  </m:r>
                  <m:ctrlPr>
                    <w:rPr>
                      <w:rFonts w:hint="default" w:ascii="DejaVu Math TeX Gyre" w:hAnsi="DejaVu Math TeX Gyre" w:eastAsia="宋体" w:cs="Times New Roman Italic"/>
                      <w:b w:val="0"/>
                      <w:bCs w:val="0"/>
                      <w:i w:val="0"/>
                      <w:iCs w:val="0"/>
                      <w:kern w:val="0"/>
                      <w:sz w:val="24"/>
                      <w:szCs w:val="24"/>
                      <w:lang w:val="en-US" w:eastAsia="zh-CN" w:bidi="ar"/>
                    </w:rPr>
                  </m:ctrlPr>
                </m:sub>
              </m:sSub>
              <m:r>
                <m:rPr>
                  <m:nor/>
                  <m:sty m:val="p"/>
                </m:rPr>
                <w:rPr>
                  <w:rFonts w:hint="default" w:ascii="Times New Roman" w:hAnsi="Times New Roman" w:eastAsia="宋体" w:cs="Times New Roman Italic"/>
                  <w:b w:val="0"/>
                  <w:bCs w:val="0"/>
                  <w:i w:val="0"/>
                  <w:iCs w:val="0"/>
                  <w:kern w:val="0"/>
                  <w:sz w:val="24"/>
                  <w:szCs w:val="24"/>
                  <w:lang w:val="en-US" w:eastAsia="zh-CN" w:bidi="ar"/>
                </w:rPr>
                <m:t>(T)-</m:t>
              </m:r>
              <m:sSub>
                <m:sSubPr>
                  <m:ctrlPr>
                    <w:rPr>
                      <w:rFonts w:hint="default" w:ascii="DejaVu Math TeX Gyre" w:hAnsi="DejaVu Math TeX Gyre" w:eastAsia="宋体" w:cs="Times New Roman Italic"/>
                      <w:b w:val="0"/>
                      <w:bCs w:val="0"/>
                      <w:i w:val="0"/>
                      <w:iCs w:val="0"/>
                      <w:kern w:val="0"/>
                      <w:sz w:val="24"/>
                      <w:szCs w:val="24"/>
                      <w:lang w:val="en-US" w:eastAsia="zh-CN" w:bidi="ar"/>
                    </w:rPr>
                  </m:ctrlPr>
                </m:sSubPr>
                <m:e>
                  <m:r>
                    <m:rPr>
                      <m:nor/>
                      <m:sty m:val="p"/>
                    </m:rPr>
                    <w:rPr>
                      <w:rFonts w:hint="default" w:ascii="Times New Roman" w:hAnsi="Times New Roman" w:cs="Times New Roman Regular"/>
                      <w:b w:val="0"/>
                      <w:i w:val="0"/>
                    </w:rPr>
                    <m:t>Coverage</m:t>
                  </m:r>
                  <m:ctrlPr>
                    <w:rPr>
                      <w:rFonts w:hint="default" w:ascii="DejaVu Math TeX Gyre" w:hAnsi="DejaVu Math TeX Gyre" w:eastAsia="宋体" w:cs="Times New Roman Italic"/>
                      <w:b w:val="0"/>
                      <w:bCs w:val="0"/>
                      <w:i w:val="0"/>
                      <w:iCs w:val="0"/>
                      <w:kern w:val="0"/>
                      <w:sz w:val="24"/>
                      <w:szCs w:val="24"/>
                      <w:lang w:val="en-US" w:eastAsia="zh-CN" w:bidi="ar"/>
                    </w:rPr>
                  </m:ctrlPr>
                </m:e>
                <m:sub>
                  <m:r>
                    <m:rPr>
                      <m:nor/>
                      <m:sty m:val="p"/>
                    </m:rPr>
                    <w:rPr>
                      <w:rFonts w:hint="default" w:ascii="Times New Roman" w:hAnsi="Times New Roman" w:eastAsia="宋体" w:cs="Times New Roman Italic"/>
                      <w:b w:val="0"/>
                      <w:bCs w:val="0"/>
                      <w:i w:val="0"/>
                      <w:iCs w:val="0"/>
                      <w:kern w:val="0"/>
                      <w:sz w:val="24"/>
                      <w:szCs w:val="24"/>
                      <w:lang w:val="en-US" w:eastAsia="zh-CN" w:bidi="ar"/>
                    </w:rPr>
                    <m:t>1</m:t>
                  </m:r>
                  <m:ctrlPr>
                    <w:rPr>
                      <w:rFonts w:hint="default" w:ascii="DejaVu Math TeX Gyre" w:hAnsi="DejaVu Math TeX Gyre" w:eastAsia="宋体" w:cs="Times New Roman Italic"/>
                      <w:b w:val="0"/>
                      <w:bCs w:val="0"/>
                      <w:i w:val="0"/>
                      <w:iCs w:val="0"/>
                      <w:kern w:val="0"/>
                      <w:sz w:val="24"/>
                      <w:szCs w:val="24"/>
                      <w:lang w:val="en-US" w:eastAsia="zh-CN" w:bidi="ar"/>
                    </w:rPr>
                  </m:ctrlPr>
                </m:sub>
              </m:sSub>
              <m:r>
                <m:rPr>
                  <m:nor/>
                  <m:sty m:val="p"/>
                </m:rPr>
                <w:rPr>
                  <w:rFonts w:hint="default" w:ascii="Times New Roman" w:hAnsi="Times New Roman" w:eastAsia="宋体" w:cs="Times New Roman Italic"/>
                  <w:b w:val="0"/>
                  <w:bCs w:val="0"/>
                  <w:i w:val="0"/>
                  <w:iCs w:val="0"/>
                  <w:kern w:val="0"/>
                  <w:sz w:val="24"/>
                  <w:szCs w:val="24"/>
                  <w:lang w:val="en-US" w:eastAsia="zh-CN" w:bidi="ar"/>
                </w:rPr>
                <m:t xml:space="preserve"> (T)]</m:t>
              </m:r>
              <m:ctrlPr>
                <w:rPr>
                  <w:rFonts w:ascii="DejaVu Math TeX Gyre" w:hAnsi="DejaVu Math TeX Gyre" w:eastAsia="宋体" w:cs="Times New Roman Italic"/>
                  <w:b w:val="0"/>
                  <w:bCs w:val="0"/>
                  <w:i w:val="0"/>
                  <w:iCs w:val="0"/>
                  <w:kern w:val="0"/>
                  <w:sz w:val="24"/>
                  <w:szCs w:val="24"/>
                  <w:lang w:val="en-US" w:eastAsia="zh-CN" w:bidi="ar"/>
                </w:rPr>
              </m:ctrlPr>
            </m:e>
          </m:mr>
        </m:m>
      </m:oMath>
      <w:r>
        <w:rPr>
          <w:rFonts w:hint="default" w:hAnsi="DejaVu Math TeX Gyre" w:eastAsia="宋体" w:cs="Times New Roman Italic"/>
          <w:b w:val="0"/>
          <w:bCs w:val="0"/>
          <w:i w:val="0"/>
          <w:iCs w:val="0"/>
          <w:kern w:val="0"/>
          <w:sz w:val="24"/>
          <w:szCs w:val="24"/>
          <w:lang w:val="en-US" w:eastAsia="zh-CN" w:bidi="ar"/>
        </w:rPr>
        <w:t xml:space="preserve">               </w:t>
      </w:r>
      <w:r>
        <w:rPr>
          <w:rFonts w:hint="default" w:hAnsi="DejaVu Math TeX Gyre" w:cs="Times New Roman Regular"/>
          <w:i w:val="0"/>
          <w:lang w:val="en-US"/>
        </w:rPr>
        <w:t>(14)</w:t>
      </w:r>
    </w:p>
    <w:p w14:paraId="22EF5C12">
      <w:pPr>
        <w:bidi w:val="0"/>
        <w:jc w:val="both"/>
        <w:rPr>
          <w:rFonts w:hint="default" w:hAnsi="DejaVu Math TeX Gyre" w:cs="Times New Roman Regular"/>
          <w:i w:val="0"/>
        </w:rPr>
      </w:pPr>
      <w:r>
        <w:rPr>
          <w:rFonts w:hint="default" w:ascii="Times New Roman Bold" w:hAnsi="Times New Roman Bold" w:cs="Times New Roman Bold"/>
          <w:b/>
          <w:bCs/>
        </w:rPr>
        <w:t>Inequality</w:t>
      </w:r>
      <w:r>
        <w:rPr>
          <w:rFonts w:hint="default" w:ascii="Times New Roman Bold" w:hAnsi="Times New Roman Bold" w:cs="Times New Roman Bold"/>
          <w:b/>
          <w:bCs/>
          <w:lang w:val="en-US"/>
        </w:rPr>
        <w:t xml:space="preserve"> and tail-gap ratio</w:t>
      </w:r>
      <w:r>
        <w:rPr>
          <w:rFonts w:hint="default" w:ascii="Times New Roman Bold" w:hAnsi="Times New Roman Bold" w:cs="Times New Roman Bold"/>
          <w:b/>
          <w:bCs/>
        </w:rPr>
        <w:t xml:space="preserve">. </w:t>
      </w:r>
      <w:r>
        <w:rPr>
          <w:rFonts w:hint="default" w:ascii="Times New Roman" w:hAnsi="Times New Roman" w:cs="Times New Roman"/>
          <w:b w:val="0"/>
          <w:bCs w:val="0"/>
        </w:rPr>
        <w:t xml:space="preserve">The population-weighted Gini coefficient of travel time was computed under each scenario, yielding </w:t>
      </w:r>
      <m:oMath>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G</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Gini</m:t>
            </m:r>
            <m:ctrlPr>
              <w:rPr>
                <w:rFonts w:hint="default" w:ascii="DejaVu Math TeX Gyre" w:hAnsi="DejaVu Math TeX Gyre" w:cs="Times New Roman Regular"/>
              </w:rPr>
            </m:ctrlPr>
          </m:sup>
        </m:sSubSup>
      </m:oMath>
      <w:r>
        <w:rPr>
          <w:rFonts w:hint="default" w:ascii="Times New Roman" w:hAnsi="Times New Roman" w:cs="Times New Roman"/>
          <w:b w:val="0"/>
          <w:bCs w:val="0"/>
        </w:rPr>
        <w:t xml:space="preserve"> and </w:t>
      </w:r>
      <m:oMath>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G</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1</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Gini</m:t>
            </m:r>
            <m:ctrlPr>
              <w:rPr>
                <w:rFonts w:hint="default" w:ascii="DejaVu Math TeX Gyre" w:hAnsi="DejaVu Math TeX Gyre" w:cs="Times New Roman Regular"/>
              </w:rPr>
            </m:ctrlPr>
          </m:sup>
        </m:sSubSup>
      </m:oMath>
    </w:p>
    <w:p w14:paraId="52F5A32A">
      <w:pPr>
        <w:bidi w:val="0"/>
        <w:jc w:val="right"/>
        <w:rPr>
          <w:rFonts w:hint="default" w:hAnsi="DejaVu Math TeX Gyre" w:cs="Times New Roman Regular"/>
          <w:i w:val="0"/>
          <w:lang w:val="en-US"/>
        </w:rPr>
      </w:pPr>
      <w:r>
        <w:rPr>
          <w:rFonts w:hint="default" w:ascii="Times New Roman" w:hAnsi="Times New Roman" w:cs="Times New Roman"/>
          <w:b w:val="0"/>
          <w:bCs w:val="0"/>
        </w:rPr>
        <w:t xml:space="preserve"> </w:t>
      </w:r>
      <m:oMath>
        <m:r>
          <m:rPr>
            <m:nor/>
            <m:sty m:val="p"/>
          </m:rPr>
          <w:rPr>
            <w:rFonts w:hint="default" w:ascii="Times New Roman" w:hAnsi="Times New Roman" w:cs="Times New Roman Regular"/>
            <w:b w:val="0"/>
            <w:i w:val="0"/>
          </w:rPr>
          <m:t xml:space="preserve">ΔGini= </m:t>
        </m:r>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G</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1</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Gini</m:t>
            </m:r>
            <m:ctrlPr>
              <w:rPr>
                <w:rFonts w:hint="default" w:ascii="DejaVu Math TeX Gyre" w:hAnsi="DejaVu Math TeX Gyre" w:cs="Times New Roman Regular"/>
              </w:rPr>
            </m:ctrlPr>
          </m:sup>
        </m:sSubSup>
        <m:r>
          <m:rPr>
            <m:nor/>
            <m:sty m:val="p"/>
          </m:rPr>
          <w:rPr>
            <w:rFonts w:hint="default" w:ascii="Times New Roman" w:hAnsi="Times New Roman" w:cs="Times New Roman Regular"/>
            <w:b w:val="0"/>
            <w:i w:val="0"/>
          </w:rPr>
          <m:t>-</m:t>
        </m:r>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G</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Gini</m:t>
            </m:r>
            <m:ctrlPr>
              <w:rPr>
                <w:rFonts w:hint="default" w:ascii="DejaVu Math TeX Gyre" w:hAnsi="DejaVu Math TeX Gyre" w:cs="Times New Roman Regular"/>
              </w:rPr>
            </m:ctrlPr>
          </m:sup>
        </m:sSubSup>
      </m:oMath>
      <w:r>
        <w:rPr>
          <w:rFonts w:hint="default" w:hAnsi="DejaVu Math TeX Gyre" w:cs="Times New Roman Regular"/>
          <w:i w:val="0"/>
          <w:lang w:val="en-US"/>
        </w:rPr>
        <w:t xml:space="preserve">                       (1</w:t>
      </w:r>
      <w:r>
        <w:rPr>
          <w:rFonts w:hint="default" w:hAnsi="DejaVu Math TeX Gyre" w:cs="Times New Roman Regular"/>
          <w:i w:val="0"/>
          <w:lang w:val="en-US" w:eastAsia="zh-CN"/>
        </w:rPr>
        <w:t>5</w:t>
      </w:r>
      <w:r>
        <w:rPr>
          <w:rFonts w:hint="default" w:hAnsi="DejaVu Math TeX Gyre" w:cs="Times New Roman Regular"/>
          <w:i w:val="0"/>
          <w:lang w:val="en-US"/>
        </w:rPr>
        <w:t>)</w:t>
      </w:r>
    </w:p>
    <w:p w14:paraId="1F47FEB4">
      <w:pPr>
        <w:bidi w:val="0"/>
        <w:jc w:val="both"/>
        <w:rPr>
          <w:rFonts w:hint="default" w:ascii="Times New Roman Bold" w:hAnsi="Times New Roman Bold" w:cs="Times New Roman Bold"/>
          <w:b/>
          <w:bCs/>
        </w:rPr>
      </w:pPr>
      <w:r>
        <w:rPr>
          <w:rFonts w:hint="default" w:ascii="Times New Roman" w:hAnsi="Times New Roman" w:cs="Times New Roman"/>
          <w:b w:val="0"/>
          <w:bCs w:val="0"/>
        </w:rPr>
        <w:t>The tail-gap ratio was defined as:</w:t>
      </w:r>
    </w:p>
    <w:p w14:paraId="2B4F840E">
      <w:pPr>
        <w:bidi w:val="0"/>
        <w:jc w:val="right"/>
        <w:rPr>
          <w:rFonts w:hint="default" w:ascii="Times New Roman Regular" w:hAnsi="Times New Roman Regular" w:cs="Times New Roman Regular"/>
        </w:rPr>
      </w:pPr>
      <w:r>
        <w:rPr>
          <w:rFonts w:hint="default" w:ascii="Times New Roman Regular" w:hAnsi="Times New Roman Regular" w:cs="Times New Roman Regular"/>
        </w:rPr>
        <w:t xml:space="preserve"> </w:t>
      </w:r>
      <m:oMath>
        <m:r>
          <m:rPr>
            <m:nor/>
            <m:sty m:val="p"/>
          </m:rPr>
          <w:rPr>
            <w:rFonts w:hint="default" w:ascii="Times New Roman" w:hAnsi="Times New Roman" w:cs="Times New Roman Regular"/>
            <w:b w:val="0"/>
            <w:i w:val="0"/>
          </w:rPr>
          <m:t>TGR=</m:t>
        </m:r>
        <m:f>
          <m:fPr>
            <m:ctrlPr>
              <w:rPr>
                <w:rFonts w:hint="default" w:ascii="DejaVu Math TeX Gyre" w:hAnsi="DejaVu Math TeX Gyre" w:cs="Times New Roman Regular"/>
              </w:rPr>
            </m:ctrlPr>
          </m:fPr>
          <m:num>
            <m:r>
              <m:rPr>
                <m:nor/>
                <m:sty m:val="p"/>
              </m:rPr>
              <w:rPr>
                <w:rFonts w:hint="default" w:ascii="Times New Roman" w:hAnsi="Times New Roman" w:cs="Times New Roman Regular"/>
                <w:b w:val="0"/>
                <w:i w:val="0"/>
              </w:rPr>
              <m:t>Δ</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P90</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r>
              <m:rPr>
                <m:nor/>
                <m:sty m:val="p"/>
              </m:rPr>
              <w:rPr>
                <w:rFonts w:hint="default" w:ascii="Times New Roman" w:hAnsi="Times New Roman" w:cs="Times New Roman Regular"/>
                <w:b w:val="0"/>
                <w:i w:val="0"/>
              </w:rPr>
              <m:t>Δ</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P50</m:t>
                </m:r>
                <m:ctrlPr>
                  <w:rPr>
                    <w:rFonts w:hint="default" w:ascii="DejaVu Math TeX Gyre" w:hAnsi="DejaVu Math TeX Gyre" w:cs="Times New Roman Regular"/>
                  </w:rPr>
                </m:ctrlPr>
              </m:sub>
            </m:sSub>
            <m:ctrlPr>
              <w:rPr>
                <w:rFonts w:hint="default" w:ascii="DejaVu Math TeX Gyre" w:hAnsi="DejaVu Math TeX Gyre" w:cs="Times New Roman Regular"/>
              </w:rPr>
            </m:ctrlPr>
          </m:den>
        </m:f>
      </m:oMath>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rPr>
        <w:t xml:space="preserve">                          (1</w:t>
      </w:r>
      <w:r>
        <w:rPr>
          <w:rFonts w:hint="default" w:ascii="Times New Roman Regular" w:hAnsi="Times New Roman Regular" w:cs="Times New Roman Regular"/>
          <w:lang w:val="en-US" w:eastAsia="zh-CN"/>
        </w:rPr>
        <w:t>6</w:t>
      </w:r>
      <w:r>
        <w:rPr>
          <w:rFonts w:hint="default" w:ascii="Times New Roman Regular" w:hAnsi="Times New Roman Regular" w:cs="Times New Roman Regular"/>
          <w:lang w:val="en-US"/>
        </w:rPr>
        <w:t>)</w:t>
      </w:r>
    </w:p>
    <w:p w14:paraId="616CB0F1">
      <w:pPr>
        <w:bidi w:val="0"/>
        <w:jc w:val="both"/>
        <w:rPr>
          <w:rFonts w:hint="default" w:ascii="Times New Roman Regular" w:hAnsi="Times New Roman Regular" w:cs="Times New Roman Regular"/>
        </w:rPr>
      </w:pPr>
      <w:r>
        <w:rPr>
          <w:rFonts w:hint="default" w:ascii="Times New Roman Regular" w:hAnsi="Times New Roman Regular" w:cs="Times New Roman Regular"/>
        </w:rPr>
        <w:t xml:space="preserve">where </w:t>
      </w:r>
      <m:oMath>
        <m:r>
          <m:rPr>
            <m:nor/>
            <m:sty m:val="p"/>
          </m:rPr>
          <w:rPr>
            <w:rFonts w:hint="default" w:ascii="Times New Roman" w:hAnsi="Times New Roman" w:cs="Times New Roman Regular"/>
            <w:b w:val="0"/>
            <w:i w:val="0"/>
          </w:rPr>
          <m:t>Δ</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P90</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and </w:t>
      </w:r>
      <m:oMath>
        <m:r>
          <m:rPr>
            <m:nor/>
            <m:sty m:val="p"/>
          </m:rPr>
          <w:rPr>
            <w:rFonts w:hint="default" w:ascii="Times New Roman" w:hAnsi="Times New Roman" w:cs="Times New Roman Regular"/>
            <w:b w:val="0"/>
            <w:i w:val="0"/>
          </w:rPr>
          <m:t>Δ</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P50</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are the 90</w:t>
      </w:r>
      <w:r>
        <w:rPr>
          <w:rFonts w:hint="default" w:ascii="Times New Roman Regular" w:hAnsi="Times New Roman Regular" w:cs="Times New Roman Regular"/>
          <w:vertAlign w:val="superscript"/>
        </w:rPr>
        <w:t>th</w:t>
      </w:r>
      <w:r>
        <w:rPr>
          <w:rFonts w:hint="default" w:ascii="Times New Roman Regular" w:hAnsi="Times New Roman Regular" w:cs="Times New Roman Regular"/>
        </w:rPr>
        <w:t xml:space="preserve"> and 50</w:t>
      </w:r>
      <w:r>
        <w:rPr>
          <w:rFonts w:hint="default" w:ascii="Times New Roman Regular" w:hAnsi="Times New Roman Regular" w:cs="Times New Roman Regular"/>
          <w:vertAlign w:val="superscript"/>
        </w:rPr>
        <w:t>th</w:t>
      </w:r>
      <w:r>
        <w:rPr>
          <w:rFonts w:hint="default" w:ascii="Times New Roman Regular" w:hAnsi="Times New Roman Regular" w:cs="Times New Roman Regular"/>
        </w:rPr>
        <w:t xml:space="preserve"> percentiles of the distribution of node-level travel-time increases.</w:t>
      </w:r>
    </w:p>
    <w:p w14:paraId="39878BFF">
      <w:pPr>
        <w:bidi w:val="0"/>
        <w:rPr>
          <w:rFonts w:hint="default" w:ascii="Times New Roman Regular" w:hAnsi="Times New Roman Regular" w:cs="Times New Roman Regular"/>
        </w:rPr>
      </w:pPr>
      <w:r>
        <w:rPr>
          <w:rFonts w:hint="default" w:ascii="Times New Roman Bold" w:hAnsi="Times New Roman Bold" w:cs="Times New Roman Bold"/>
          <w:b/>
          <w:bCs/>
        </w:rPr>
        <w:t>Network buffering decomposition</w:t>
      </w:r>
      <w:r>
        <w:rPr>
          <w:rFonts w:hint="default" w:ascii="Times New Roman Regular" w:hAnsi="Times New Roman Regular" w:cs="Times New Roman Regular"/>
        </w:rPr>
        <w:t>. To separate the role of network topology from that of local road deterioration, node-level travel-time increase was decomposed into direct degradation and buffering. Direct degradation was defined as:</w:t>
      </w:r>
    </w:p>
    <w:p w14:paraId="13E4F712">
      <w:pPr>
        <w:bidi w:val="0"/>
        <w:jc w:val="right"/>
        <w:rPr>
          <w:rFonts w:hint="default" w:ascii="Times New Roman Regular" w:hAnsi="Times New Roman Regular" w:cs="Times New Roman Regular"/>
          <w:lang w:val="en-US"/>
        </w:rPr>
      </w:pPr>
      <m:oMath>
        <m:r>
          <m:rPr>
            <m:nor/>
            <m:sty m:val="p"/>
          </m:rPr>
          <w:rPr>
            <w:rFonts w:hint="default" w:ascii="Times New Roman" w:hAnsi="Times New Roman" w:cs="Times New Roman Regular"/>
            <w:b w:val="0"/>
            <w:i w:val="0"/>
          </w:rPr>
          <m:t>D</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D</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m:t>
        </m:r>
        <m:sSubSup>
          <m:sSubSupPr>
            <m:ctrlPr>
              <w:rPr>
                <w:rFonts w:hint="default" w:ascii="DejaVu Math TeX Gyre" w:hAnsi="DejaVu Math TeX Gyre" w:cs="Times New Roman Regular"/>
              </w:rPr>
            </m:ctrlPr>
          </m:sSubSupPr>
          <m:e>
            <m:acc>
              <m:accPr>
                <m:chr m:val="̃"/>
                <m:ctrlPr>
                  <w:rPr>
                    <w:rFonts w:hint="default" w:ascii="DejaVu Math TeX Gyre" w:hAnsi="DejaVu Math TeX Gyre" w:cs="Times New Roman Regular"/>
                  </w:rPr>
                </m:ctrlPr>
              </m:acc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acc>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(1|0)</m:t>
            </m:r>
            <m:ctrlPr>
              <w:rPr>
                <w:rFonts w:hint="default" w:ascii="DejaVu Math TeX Gyre" w:hAnsi="DejaVu Math TeX Gyre" w:cs="Times New Roman Regular"/>
              </w:rPr>
            </m:ctrlPr>
          </m:sup>
        </m:sSubSup>
        <m:r>
          <m:rPr>
            <m:nor/>
            <m:sty m:val="p"/>
          </m:rPr>
          <w:rPr>
            <w:rFonts w:hint="default" w:ascii="Times New Roman" w:hAnsi="Times New Roman" w:cs="Times New Roman Regular"/>
            <w:b w:val="0"/>
            <w:i w:val="0"/>
          </w:rPr>
          <m:t>−</m:t>
        </m:r>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p>
        </m:sSubSup>
      </m:oMath>
      <w:r>
        <w:rPr>
          <w:rFonts w:hint="default" w:hAnsi="DejaVu Math TeX Gyre" w:cs="Times New Roman Regular"/>
          <w:i w:val="0"/>
          <w:lang w:val="en-US"/>
        </w:rPr>
        <w:t xml:space="preserve">                         (17)</w:t>
      </w:r>
    </w:p>
    <w:p w14:paraId="2E457AA0">
      <w:pPr>
        <w:bidi w:val="0"/>
        <w:rPr>
          <w:rFonts w:hint="default" w:ascii="Times New Roman Regular" w:hAnsi="Times New Roman Regular" w:cs="Times New Roman Regular"/>
        </w:rPr>
      </w:pPr>
      <w:r>
        <w:rPr>
          <w:rFonts w:hint="default" w:ascii="Times New Roman Regular" w:hAnsi="Times New Roman Regular" w:cs="Times New Roman Regular"/>
        </w:rPr>
        <w:t xml:space="preserve">where </w:t>
      </w:r>
      <m:oMath>
        <m:sSubSup>
          <m:sSubSupPr>
            <m:ctrlPr>
              <w:rPr>
                <w:rFonts w:hint="default" w:ascii="DejaVu Math TeX Gyre" w:hAnsi="DejaVu Math TeX Gyre" w:cs="Times New Roman Regular"/>
              </w:rPr>
            </m:ctrlPr>
          </m:sSubSupPr>
          <m:e>
            <m:acc>
              <m:accPr>
                <m:chr m:val="̃"/>
                <m:ctrlPr>
                  <w:rPr>
                    <w:rFonts w:hint="default" w:ascii="DejaVu Math TeX Gyre" w:hAnsi="DejaVu Math TeX Gyre" w:cs="Times New Roman Regular"/>
                  </w:rPr>
                </m:ctrlPr>
              </m:acc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acc>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(1|0)</m:t>
            </m:r>
            <m:ctrlPr>
              <w:rPr>
                <w:rFonts w:hint="default" w:ascii="DejaVu Math TeX Gyre" w:hAnsi="DejaVu Math TeX Gyre" w:cs="Times New Roman Regular"/>
              </w:rPr>
            </m:ctrlPr>
          </m:sup>
        </m:sSubSup>
      </m:oMath>
      <w:r>
        <w:rPr>
          <w:rFonts w:hint="default" w:ascii="Times New Roman Regular" w:hAnsi="Times New Roman Regular" w:cs="Times New Roman Regular"/>
        </w:rPr>
        <w:t xml:space="preserve"> is the cost of the</w:t>
      </w:r>
      <m:oMath>
        <m:sSub>
          <m:sSubPr>
            <m:ctrlPr>
              <w:rPr>
                <w:rFonts w:hint="default" w:ascii="DejaVu Math TeX Gyre" w:hAnsi="DejaVu Math TeX Gyre" w:cs="Times New Roman Regular"/>
              </w:rPr>
            </m:ctrlPr>
          </m:sSubPr>
          <m:e>
            <m:r>
              <m:rPr>
                <m:nor/>
                <m:sty m:val="p"/>
              </m:rPr>
              <w:rPr>
                <w:rFonts w:hint="default" w:ascii="DejaVu Math TeX Gyre" w:hAnsi="DejaVu Math TeX Gyre" w:cs="Times New Roman Regular"/>
                <w:b w:val="0"/>
                <w:i w:val="0"/>
                <w:lang w:val="en-US"/>
              </w:rPr>
              <m:t xml:space="preserve"> G</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-optimal path evaluated under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G</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lang w:val="en-US" w:eastAsia="zh-CN"/>
              </w:rPr>
              <m:t>1</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edge weights. The buffering ratio was defined as:</w:t>
      </w:r>
    </w:p>
    <w:p w14:paraId="41FD1197">
      <w:pPr>
        <w:bidi w:val="0"/>
        <w:jc w:val="right"/>
        <w:rPr>
          <w:rFonts w:hint="default" w:ascii="Times New Roman Regular" w:hAnsi="Times New Roman Regular" w:cs="Times New Roman Regular"/>
          <w:lang w:val="en-US" w:eastAsia="zh-CN"/>
        </w:rPr>
      </w:pPr>
      <m:oMath>
        <m:r>
          <m:rPr>
            <m:nor/>
            <m:sty m:val="p"/>
          </m:rPr>
          <w:rPr>
            <w:rFonts w:hint="default" w:ascii="Times New Roman" w:hAnsi="Times New Roman" w:cs="Times New Roman Regular"/>
            <w:b w:val="0"/>
            <w:i w:val="0"/>
          </w:rPr>
          <m:t>B</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R</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=1−</m:t>
        </m:r>
        <m:f>
          <m:fPr>
            <m:ctrlPr>
              <w:rPr>
                <w:rFonts w:hint="default" w:ascii="DejaVu Math TeX Gyre" w:hAnsi="DejaVu Math TeX Gyre" w:cs="Times New Roman Regular"/>
              </w:rPr>
            </m:ctrlPr>
          </m:fPr>
          <m:num>
            <m:r>
              <m:rPr>
                <m:nor/>
                <m:sty m:val="p"/>
              </m:rPr>
              <w:rPr>
                <w:rFonts w:hint="default" w:ascii="Times New Roman" w:hAnsi="Times New Roman" w:cs="Times New Roman Regular"/>
                <w:b w:val="0"/>
                <w:i w:val="0"/>
              </w:rPr>
              <m:t>Δ</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r>
              <m:rPr>
                <m:nor/>
                <m:sty m:val="p"/>
              </m:rPr>
              <w:rPr>
                <w:rFonts w:hint="default" w:ascii="Times New Roman" w:hAnsi="Times New Roman" w:cs="Times New Roman Regular"/>
                <w:b w:val="0"/>
                <w:i w:val="0"/>
              </w:rPr>
              <m:t>D</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D</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ctrlPr>
              <w:rPr>
                <w:rFonts w:hint="default" w:ascii="DejaVu Math TeX Gyre" w:hAnsi="DejaVu Math TeX Gyre" w:cs="Times New Roman Regular"/>
              </w:rPr>
            </m:ctrlPr>
          </m:den>
        </m:f>
      </m:oMath>
      <w:r>
        <w:rPr>
          <w:rFonts w:hint="default" w:hAnsi="DejaVu Math TeX Gyre" w:cs="Times New Roman Regular"/>
          <w:i w:val="0"/>
          <w:lang w:val="en-US"/>
        </w:rPr>
        <w:t xml:space="preserve">                            (18)</w:t>
      </w:r>
    </w:p>
    <w:p w14:paraId="27EE3103">
      <w:pPr>
        <w:bidi w:val="0"/>
        <w:rPr>
          <w:rFonts w:hint="default" w:hAnsi="Times New Roman" w:cs="Times New Roman Regular"/>
        </w:rPr>
      </w:pPr>
      <m:oMathPara>
        <m:oMath>
          <m:r>
            <m:rPr>
              <m:sty m:val="p"/>
            </m:rPr>
            <w:rPr>
              <w:rFonts w:hint="default" w:ascii="Times New Roman" w:hAnsi="Times New Roman" w:cs="Times New Roman Regular"/>
            </w:rPr>
            <m:t>and direct−degradation intensity as:</m:t>
          </m:r>
        </m:oMath>
      </m:oMathPara>
    </w:p>
    <w:p w14:paraId="372E7CD9">
      <w:pPr>
        <w:bidi w:val="0"/>
        <w:jc w:val="right"/>
        <w:rPr>
          <w:rFonts w:hint="default" w:ascii="Times New Roman Regular" w:hAnsi="Times New Roman Regular" w:cs="Times New Roman Regular"/>
          <w:lang w:val="en-US"/>
        </w:rPr>
      </w:pPr>
      <w:r>
        <w:rPr>
          <w:rFonts w:hint="default" w:ascii="Times New Roman Regular" w:hAnsi="Times New Roman Regular" w:cs="Times New Roman Regular"/>
        </w:rPr>
        <w:t xml:space="preserve"> </w:t>
      </w:r>
      <m:oMath>
        <m:r>
          <m:rPr>
            <m:nor/>
            <m:sty m:val="p"/>
          </m:rPr>
          <w:rPr>
            <w:rFonts w:hint="default" w:ascii="Times New Roman" w:hAnsi="Times New Roman" w:cs="Times New Roman Regular"/>
            <w:b w:val="0"/>
            <w:i w:val="0"/>
          </w:rPr>
          <m:t>DD</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m:t>
        </m:r>
        <m:f>
          <m:fPr>
            <m:ctrlPr>
              <w:rPr>
                <w:rFonts w:hint="default" w:ascii="DejaVu Math TeX Gyre" w:hAnsi="DejaVu Math TeX Gyre" w:cs="Times New Roman Regular"/>
              </w:rPr>
            </m:ctrlPr>
          </m:fPr>
          <m:num>
            <m:r>
              <m:rPr>
                <m:nor/>
                <m:sty m:val="p"/>
              </m:rPr>
              <w:rPr>
                <w:rFonts w:hint="default" w:ascii="Times New Roman" w:hAnsi="Times New Roman" w:cs="Times New Roman Regular"/>
                <w:b w:val="0"/>
                <w:i w:val="0"/>
              </w:rPr>
              <m:t>D</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D</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p>
            </m:sSubSup>
            <m:ctrlPr>
              <w:rPr>
                <w:rFonts w:hint="default" w:ascii="DejaVu Math TeX Gyre" w:hAnsi="DejaVu Math TeX Gyre" w:cs="Times New Roman Regular"/>
              </w:rPr>
            </m:ctrlPr>
          </m:den>
        </m:f>
      </m:oMath>
      <w:r>
        <w:rPr>
          <w:rFonts w:hint="default" w:hAnsi="DejaVu Math TeX Gyre" w:cs="Times New Roman Regular"/>
          <w:i w:val="0"/>
          <w:lang w:val="en-US"/>
        </w:rPr>
        <w:t xml:space="preserve">                             </w:t>
      </w:r>
      <w:r>
        <w:rPr>
          <w:rFonts w:hint="default" w:ascii="Times New Roman Regular" w:hAnsi="Times New Roman Regular" w:cs="Times New Roman Regular"/>
          <w:lang w:val="en-US"/>
        </w:rPr>
        <w:t>(19)</w:t>
      </w:r>
    </w:p>
    <w:p w14:paraId="3B569AEF">
      <w:pPr>
        <w:bidi w:val="0"/>
        <w:rPr>
          <w:rFonts w:hint="default" w:ascii="Times New Roman Bold" w:hAnsi="Times New Roman Bold" w:cs="Times New Roman Bold"/>
          <w:b/>
          <w:bCs/>
        </w:rPr>
      </w:pPr>
      <w:r>
        <w:rPr>
          <w:rFonts w:hint="default" w:ascii="Times New Roman Bold" w:hAnsi="Times New Roman Bold" w:cs="Times New Roman Bold"/>
          <w:b/>
          <w:bCs/>
        </w:rPr>
        <w:t>Bottleneck identification and intervention.</w:t>
      </w:r>
    </w:p>
    <w:p w14:paraId="100E91DA">
      <w:pPr>
        <w:bidi w:val="0"/>
        <w:jc w:val="both"/>
        <w:rPr>
          <w:rFonts w:hint="default" w:ascii="Times New Roman Regular" w:hAnsi="Times New Roman Regular" w:cs="Times New Roman Regular"/>
        </w:rPr>
      </w:pPr>
      <w:r>
        <w:rPr>
          <w:rFonts w:hint="default" w:ascii="Times New Roman Regular" w:hAnsi="Times New Roman Regular" w:cs="Times New Roman Regular"/>
        </w:rPr>
        <w:t>To identify paving priorities and test whether targeted intervention could reverse climate-induced accessibility loss, we designed a counterfactual paving experiment.</w:t>
      </w:r>
    </w:p>
    <w:p w14:paraId="48ED9C1A">
      <w:pPr>
        <w:keepNext w:val="0"/>
        <w:keepLines w:val="0"/>
        <w:widowControl/>
        <w:suppressLineNumbers w:val="0"/>
        <w:jc w:val="both"/>
        <w:rPr>
          <w:rFonts w:hint="default" w:ascii="Times New Roman Regular" w:hAnsi="Times New Roman Regular" w:cs="Times New Roman Regular"/>
        </w:rPr>
      </w:pPr>
      <w:r>
        <w:rPr>
          <w:rFonts w:hint="default" w:ascii="Times New Roman Bold" w:hAnsi="Times New Roman Bold" w:cs="Times New Roman Bold"/>
          <w:b/>
          <w:bCs/>
        </w:rPr>
        <w:t>Network importance and climate vulnerability.</w:t>
      </w:r>
      <w:r>
        <w:rPr>
          <w:rFonts w:hint="default" w:ascii="Times New Roman Regular" w:hAnsi="Times New Roman Regular" w:cs="Times New Roman Regular"/>
        </w:rPr>
        <w:t xml:space="preserve"> </w:t>
      </w:r>
      <w:r>
        <w:rPr>
          <w:rFonts w:hint="default" w:ascii="Times New Roman Regular" w:hAnsi="Times New Roman Regular" w:cs="Times New Roman Regular"/>
          <w:lang w:val="en-US" w:eastAsia="zh-CN"/>
        </w:rPr>
        <w:t>Each road segment was assigned two scores. Network importance (NI) was defined as gravity-weighted edge betweenness under normal conditions:</w:t>
      </w:r>
    </w:p>
    <w:p w14:paraId="75AFBD33">
      <w:pPr>
        <w:bidi w:val="0"/>
        <w:jc w:val="right"/>
        <w:rPr>
          <w:rFonts w:hint="default" w:ascii="Times New Roman Regular" w:hAnsi="Times New Roman Regular" w:cs="Times New Roman Regular"/>
        </w:rPr>
      </w:pPr>
      <m:oMath>
        <m:r>
          <m:rPr>
            <m:nor/>
            <m:sty m:val="p"/>
          </m:rPr>
          <w:rPr>
            <w:rFonts w:hint="default" w:ascii="Times New Roman" w:hAnsi="Times New Roman" w:cs="Times New Roman Regular"/>
            <w:b w:val="0"/>
            <w:i w:val="0"/>
          </w:rPr>
          <m:t>N</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m:t>
        </m:r>
        <m:nary>
          <m:naryPr>
            <m:chr m:val="∑"/>
            <m:limLoc m:val="undOvr"/>
            <m:supHide m:val="1"/>
            <m:ctrlPr>
              <w:rPr>
                <w:rFonts w:hint="default" w:ascii="DejaVu Math TeX Gyre" w:hAnsi="DejaVu Math TeX Gyre" w:cs="Times New Roman Regular"/>
              </w:rPr>
            </m:ctrlPr>
          </m:naryPr>
          <m:sub>
            <m:r>
              <m:rPr>
                <m:nor/>
                <m:sty m:val="p"/>
              </m:rPr>
              <w:rPr>
                <w:rFonts w:hint="default" w:ascii="Times New Roman" w:hAnsi="Times New Roman" w:cs="Times New Roman Regular"/>
                <w:b w:val="0"/>
                <w:i w:val="0"/>
              </w:rPr>
              <m:t>(i,j): e∈</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π</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Sub>
            <m:ctrlPr>
              <w:rPr>
                <w:rFonts w:hint="default" w:ascii="DejaVu Math TeX Gyre" w:hAnsi="DejaVu Math TeX Gyre" w:cs="Times New Roman Regular"/>
              </w:rPr>
            </m:ctrlPr>
          </m:sub>
          <m:sup>
            <m:ctrlPr>
              <w:rPr>
                <w:rFonts w:hint="default" w:ascii="DejaVu Math TeX Gyre" w:hAnsi="DejaVu Math TeX Gyre" w:cs="Times New Roman Regular"/>
              </w:rPr>
            </m:ctrlPr>
          </m:sup>
          <m:e>
            <m:f>
              <m:fPr>
                <m:ctrlPr>
                  <w:rPr>
                    <w:rFonts w:hint="default" w:ascii="DejaVu Math TeX Gyre" w:hAnsi="DejaVu Math TeX Gyre" w:cs="Times New Roman Regular"/>
                  </w:rPr>
                </m:ctrlPr>
              </m:fPr>
              <m:num>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j</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d</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α</m:t>
                    </m:r>
                    <m:ctrlPr>
                      <w:rPr>
                        <w:rFonts w:hint="default" w:ascii="DejaVu Math TeX Gyre" w:hAnsi="DejaVu Math TeX Gyre" w:cs="Times New Roman Regular"/>
                      </w:rPr>
                    </m:ctrlPr>
                  </m:sup>
                </m:sSubSup>
                <m:ctrlPr>
                  <w:rPr>
                    <w:rFonts w:hint="default" w:ascii="DejaVu Math TeX Gyre" w:hAnsi="DejaVu Math TeX Gyre" w:cs="Times New Roman Regular"/>
                  </w:rPr>
                </m:ctrlPr>
              </m:den>
            </m:f>
            <m:ctrlPr>
              <w:rPr>
                <w:rFonts w:hint="default" w:ascii="DejaVu Math TeX Gyre" w:hAnsi="DejaVu Math TeX Gyre" w:cs="Times New Roman Regular"/>
              </w:rPr>
            </m:ctrlPr>
          </m:e>
        </m:nary>
      </m:oMath>
      <w:r>
        <w:rPr>
          <w:rFonts w:hint="default" w:hAnsi="DejaVu Math TeX Gyre" w:cs="Times New Roman Regular"/>
          <w:i w:val="0"/>
          <w:lang w:val="en-US"/>
        </w:rPr>
        <w:t xml:space="preserve">                         (20)</w:t>
      </w:r>
    </w:p>
    <w:p w14:paraId="2D19F704">
      <w:pPr>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where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π</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Sub>
      </m:oMath>
      <w:r>
        <w:rPr>
          <w:rFonts w:hint="default" w:hAnsi="DejaVu Math TeX Gyre" w:cs="Times New Roman Regular"/>
          <w:i w:val="0"/>
          <w:lang w:val="en-US"/>
        </w:rPr>
        <w:t xml:space="preserve"> </w:t>
      </w:r>
      <w:r>
        <w:rPr>
          <w:rFonts w:hint="default" w:ascii="Times New Roman Regular" w:hAnsi="Times New Roman Regular" w:cs="Times New Roman Regular"/>
        </w:rPr>
        <w:t xml:space="preserve">is the shortest path between population-weighted settlement nodes </w:t>
      </w:r>
      <m:oMath>
        <m:r>
          <m:rPr>
            <m:nor/>
            <m:sty m:val="p"/>
          </m:rPr>
          <w:rPr>
            <w:rFonts w:hint="default" w:ascii="Times New Roman" w:hAnsi="Times New Roman" w:cs="Times New Roman Regular"/>
            <w:b w:val="0"/>
            <w:i w:val="0"/>
            <w:lang w:val="en-US"/>
          </w:rPr>
          <m:t>i</m:t>
        </m:r>
      </m:oMath>
      <w:r>
        <w:rPr>
          <w:rFonts w:hint="default" w:ascii="Times New Roman Regular" w:hAnsi="Times New Roman Regular" w:cs="Times New Roman Regular"/>
        </w:rPr>
        <w:t xml:space="preserve"> and </w:t>
      </w:r>
      <m:oMath>
        <m:r>
          <m:rPr>
            <m:nor/>
            <m:sty m:val="p"/>
          </m:rPr>
          <w:rPr>
            <w:rFonts w:hint="default" w:ascii="Times New Roman" w:hAnsi="Times New Roman" w:cs="Times New Roman Regular"/>
            <w:b w:val="0"/>
            <w:i w:val="0"/>
            <w:lang w:val="en-US"/>
          </w:rPr>
          <m:t>j</m:t>
        </m:r>
      </m:oMath>
      <w:r>
        <w:rPr>
          <w:rFonts w:hint="default" w:ascii="Times New Roman Regular" w:hAnsi="Times New Roman Regular" w:cs="Times New Roman Regular"/>
        </w:rPr>
        <w:t xml:space="preserve">,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and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j</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are their populations, </w:t>
      </w:r>
      <m:oMath>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d</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Sub>
      </m:oMath>
      <w:r>
        <w:rPr>
          <w:rFonts w:hint="default" w:ascii="Times New Roman Regular" w:hAnsi="Times New Roman Regular" w:cs="Times New Roman Regular"/>
        </w:rPr>
        <w:t xml:space="preserve"> is baseline travel time, and </w:t>
      </w:r>
      <m:oMath>
        <m:r>
          <m:rPr>
            <m:nor/>
            <m:sty m:val="p"/>
          </m:rPr>
          <w:rPr>
            <w:rFonts w:hint="default" w:ascii="Times New Roman" w:hAnsi="Times New Roman" w:cs="Times New Roman Regular"/>
            <w:b w:val="0"/>
            <w:i w:val="0"/>
          </w:rPr>
          <m:t>α</m:t>
        </m:r>
      </m:oMath>
      <w:r>
        <w:rPr>
          <w:rFonts w:hint="default" w:ascii="Times New Roman Regular" w:hAnsi="Times New Roman Regular" w:cs="Times New Roman Regular"/>
        </w:rPr>
        <w:t>= 2. Climate vulnerability (CV) was defined as the fractional travel time increase under extreme conditions:</w:t>
      </w:r>
    </w:p>
    <w:p w14:paraId="7F10AC16">
      <w:pPr>
        <w:bidi w:val="0"/>
        <w:jc w:val="right"/>
        <w:rPr>
          <w:rFonts w:hint="default" w:ascii="Times New Roman Regular" w:hAnsi="Times New Roman Regular" w:cs="Times New Roman Regular"/>
          <w:lang w:val="en-US" w:eastAsia="zh-CN"/>
        </w:rPr>
      </w:pPr>
      <m:oMath>
        <m:r>
          <m:rPr>
            <m:nor/>
            <m:sty m:val="p"/>
          </m:rPr>
          <w:rPr>
            <w:rFonts w:hint="default" w:ascii="Times New Roman" w:hAnsi="Times New Roman" w:cs="Times New Roman Regular"/>
            <w:b w:val="0"/>
            <w:i w:val="0"/>
          </w:rPr>
          <m:t>C</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V</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m:t>
        </m:r>
        <m:f>
          <m:fPr>
            <m:ctrlPr>
              <w:rPr>
                <w:rFonts w:hint="default" w:ascii="DejaVu Math TeX Gyre" w:hAnsi="DejaVu Math TeX Gyre" w:cs="Times New Roman Regular"/>
              </w:rPr>
            </m:ctrlPr>
          </m:fPr>
          <m:num>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(1)</m:t>
                </m:r>
                <m:ctrlPr>
                  <w:rPr>
                    <w:rFonts w:hint="default" w:ascii="DejaVu Math TeX Gyre" w:hAnsi="DejaVu Math TeX Gyre" w:cs="Times New Roman Regular"/>
                  </w:rPr>
                </m:ctrlPr>
              </m:sup>
            </m:sSubSup>
            <m:r>
              <m:rPr>
                <m:nor/>
                <m:sty m:val="p"/>
              </m:rPr>
              <w:rPr>
                <w:rFonts w:hint="default" w:ascii="Times New Roman" w:hAnsi="Times New Roman" w:cs="Times New Roman Regular"/>
                <w:b w:val="0"/>
                <w:i w:val="0"/>
              </w:rPr>
              <m:t>−</m:t>
            </m:r>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p>
            </m:sSubSup>
            <m:ctrlPr>
              <w:rPr>
                <w:rFonts w:hint="default" w:ascii="DejaVu Math TeX Gyre" w:hAnsi="DejaVu Math TeX Gyre" w:cs="Times New Roman Regular"/>
              </w:rPr>
            </m:ctrlPr>
          </m:num>
          <m:den>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p>
            </m:sSubSup>
            <m:ctrlPr>
              <w:rPr>
                <w:rFonts w:hint="default" w:ascii="DejaVu Math TeX Gyre" w:hAnsi="DejaVu Math TeX Gyre" w:cs="Times New Roman Regular"/>
              </w:rPr>
            </m:ctrlPr>
          </m:den>
        </m:f>
      </m:oMath>
      <w:r>
        <w:rPr>
          <w:rFonts w:hint="default" w:hAnsi="DejaVu Math TeX Gyre" w:cs="Times New Roman Regular"/>
          <w:i w:val="0"/>
          <w:lang w:val="en-US"/>
        </w:rPr>
        <w:t xml:space="preserve">                            (21)</w:t>
      </w:r>
    </w:p>
    <w:p w14:paraId="13ED959C">
      <w:pPr>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Regular" w:hAnsi="Times New Roman Regular" w:cs="Times New Roman Regular"/>
        </w:rPr>
      </w:pPr>
      <w:r>
        <w:rPr>
          <w:rFonts w:hint="default" w:ascii="Times New Roman Regular" w:hAnsi="Times New Roman Regular" w:cs="Times New Roman Regular"/>
        </w:rPr>
        <w:t xml:space="preserve">where </w:t>
      </w:r>
      <m:oMath>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(0)</m:t>
            </m:r>
            <m:ctrlPr>
              <w:rPr>
                <w:rFonts w:hint="default" w:ascii="DejaVu Math TeX Gyre" w:hAnsi="DejaVu Math TeX Gyre" w:cs="Times New Roman Regular"/>
              </w:rPr>
            </m:ctrlPr>
          </m:sup>
        </m:sSubSup>
      </m:oMath>
      <w:r>
        <w:rPr>
          <w:rFonts w:hint="default" w:ascii="Times New Roman Regular" w:hAnsi="Times New Roman Regular" w:cs="Times New Roman Regular"/>
        </w:rPr>
        <w:t xml:space="preserve"> and </w:t>
      </w:r>
      <m:oMath>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t</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(1)</m:t>
            </m:r>
            <m:ctrlPr>
              <w:rPr>
                <w:rFonts w:hint="default" w:ascii="DejaVu Math TeX Gyre" w:hAnsi="DejaVu Math TeX Gyre" w:cs="Times New Roman Regular"/>
              </w:rPr>
            </m:ctrlPr>
          </m:sup>
        </m:sSubSup>
      </m:oMath>
      <w:r>
        <w:rPr>
          <w:rFonts w:hint="default" w:ascii="Times New Roman Regular" w:hAnsi="Times New Roman Regular" w:cs="Times New Roman Regular"/>
        </w:rPr>
        <w:t xml:space="preserve"> are edge travel times under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0</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eastAsiaTheme="minorEastAsia"/>
          <w:sz w:val="24"/>
          <w:szCs w:val="24"/>
          <w:shd w:val="clear"/>
          <w:lang w:bidi="ar"/>
        </w:rPr>
        <w:t xml:space="preserve"> and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1</m:t>
            </m:r>
            <m:ctrlPr>
              <w:rPr>
                <w:rFonts w:hint="default" w:ascii="DejaVu Math TeX Gyre" w:hAnsi="DejaVu Math TeX Gyre" w:cs="Times New Roman"/>
                <w:i w:val="0"/>
                <w:sz w:val="24"/>
              </w:rPr>
            </m:ctrlPr>
          </m:sub>
        </m:sSub>
      </m:oMath>
      <w:r>
        <w:rPr>
          <w:rFonts w:hint="default" w:hAnsi="DejaVu Math TeX Gyre" w:cs="Times New Roman"/>
          <w:i w:val="0"/>
          <w:sz w:val="24"/>
          <w:lang w:val="en-US"/>
        </w:rPr>
        <w:t xml:space="preserve">, </w:t>
      </w:r>
      <w:r>
        <w:rPr>
          <w:rFonts w:hint="default" w:ascii="Times New Roman Regular" w:hAnsi="Times New Roman Regular" w:cs="Times New Roman Regular"/>
        </w:rPr>
        <w:t>respectively.</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A composite bottleneck score was defined as:</w:t>
      </w:r>
    </w:p>
    <w:p w14:paraId="41AE6330">
      <w:pPr>
        <w:keepNext w:val="0"/>
        <w:keepLines w:val="0"/>
        <w:widowControl/>
        <w:suppressLineNumbers w:val="0"/>
        <w:jc w:val="right"/>
        <w:rPr>
          <w:rFonts w:hint="default" w:hAnsi="DejaVu Math TeX Gyre" w:cs="Times New Roman Regular" w:eastAsiaTheme="minorEastAsia"/>
          <w:i w:val="0"/>
          <w:iCs w:val="0"/>
          <w:kern w:val="0"/>
          <w:sz w:val="24"/>
          <w:szCs w:val="24"/>
          <w:lang w:val="en-US" w:eastAsia="zh-CN" w:bidi="ar"/>
        </w:rPr>
      </w:pPr>
      <m:oMath>
        <m:m>
          <m:mPr>
            <m:mcs>
              <m:mc>
                <m:mcPr>
                  <m:count m:val="1"/>
                  <m:mcJc m:val="left"/>
                </m:mcPr>
              </m:mc>
            </m:mcs>
            <m:ctrlPr>
              <w:rPr>
                <w:rFonts w:ascii="DejaVu Math TeX Gyre" w:hAnsi="DejaVu Math TeX Gyre" w:eastAsia="宋体" w:cs="Times New Roman Regular"/>
                <w:i w:val="0"/>
                <w:iCs/>
                <w:kern w:val="0"/>
                <w:sz w:val="24"/>
                <w:szCs w:val="24"/>
                <w:lang w:val="en-US" w:eastAsia="zh-CN" w:bidi="ar"/>
              </w:rPr>
            </m:ctrlPr>
          </m:mPr>
          <m:mr>
            <m:e>
              <m:sSub>
                <m:sSubPr>
                  <m:ctrlPr>
                    <w:rPr>
                      <w:rFonts w:ascii="DejaVu Math TeX Gyre" w:hAnsi="DejaVu Math TeX Gyre" w:eastAsia="宋体" w:cs="Times New Roman Regular"/>
                      <w:i w:val="0"/>
                      <w:iCs/>
                      <w:kern w:val="0"/>
                      <w:sz w:val="24"/>
                      <w:szCs w:val="24"/>
                      <w:lang w:val="en-US" w:eastAsia="zh-CN" w:bidi="ar"/>
                    </w:rPr>
                  </m:ctrlPr>
                </m:sSubPr>
                <m:e>
                  <m:r>
                    <m:rPr>
                      <m:nor/>
                      <m:sty m:val="p"/>
                    </m:rPr>
                    <w:rPr>
                      <w:rFonts w:hint="default" w:ascii="Times New Roman" w:hAnsi="Times New Roman" w:eastAsia="宋体" w:cs="Times New Roman Regular"/>
                      <w:b w:val="0"/>
                      <w:i w:val="0"/>
                      <w:iCs/>
                      <w:kern w:val="0"/>
                      <w:sz w:val="24"/>
                      <w:szCs w:val="24"/>
                      <w:lang w:val="en-US" w:eastAsia="zh-CN" w:bidi="ar"/>
                    </w:rPr>
                    <m:t>B</m:t>
                  </m:r>
                  <m:ctrlPr>
                    <w:rPr>
                      <w:rFonts w:ascii="DejaVu Math TeX Gyre" w:hAnsi="DejaVu Math TeX Gyre" w:eastAsia="宋体" w:cs="Times New Roman Regular"/>
                      <w:i w:val="0"/>
                      <w:iCs/>
                      <w:kern w:val="0"/>
                      <w:sz w:val="24"/>
                      <w:szCs w:val="24"/>
                      <w:lang w:val="en-US" w:eastAsia="zh-CN" w:bidi="ar"/>
                    </w:rPr>
                  </m:ctrlPr>
                </m:e>
                <m:sub>
                  <m:r>
                    <m:rPr>
                      <m:nor/>
                      <m:sty m:val="p"/>
                    </m:rPr>
                    <w:rPr>
                      <w:rFonts w:hint="default" w:ascii="Times New Roman" w:hAnsi="Times New Roman" w:eastAsia="宋体" w:cs="Times New Roman Regular"/>
                      <w:b w:val="0"/>
                      <w:i w:val="0"/>
                      <w:iCs/>
                      <w:kern w:val="0"/>
                      <w:sz w:val="24"/>
                      <w:szCs w:val="24"/>
                      <w:lang w:val="en-US" w:eastAsia="zh-CN" w:bidi="ar"/>
                    </w:rPr>
                    <m:t>e</m:t>
                  </m:r>
                  <m:ctrlPr>
                    <w:rPr>
                      <w:rFonts w:ascii="DejaVu Math TeX Gyre" w:hAnsi="DejaVu Math TeX Gyre" w:eastAsia="宋体" w:cs="Times New Roman Regular"/>
                      <w:i w:val="0"/>
                      <w:iCs/>
                      <w:kern w:val="0"/>
                      <w:sz w:val="24"/>
                      <w:szCs w:val="24"/>
                      <w:lang w:val="en-US" w:eastAsia="zh-CN" w:bidi="ar"/>
                    </w:rPr>
                  </m:ctrlPr>
                </m:sub>
              </m:sSub>
              <m:r>
                <m:rPr>
                  <m:nor/>
                  <m:sty m:val="p"/>
                </m:rPr>
                <w:rPr>
                  <w:rFonts w:hint="default" w:ascii="Times New Roman" w:hAnsi="Times New Roman" w:eastAsia="宋体" w:cs="Times New Roman Regular"/>
                  <w:b w:val="0"/>
                  <w:i w:val="0"/>
                  <w:iCs/>
                  <w:kern w:val="0"/>
                  <w:sz w:val="24"/>
                  <w:szCs w:val="24"/>
                  <w:lang w:val="en-US" w:eastAsia="zh-CN" w:bidi="ar"/>
                </w:rPr>
                <m:t>=(</m:t>
              </m:r>
              <m:sSub>
                <m:sSubPr>
                  <m:ctrlPr>
                    <w:rPr>
                      <w:rFonts w:hint="default" w:ascii="DejaVu Math TeX Gyre" w:hAnsi="DejaVu Math TeX Gyre" w:eastAsia="宋体" w:cs="Times New Roman Regular"/>
                      <w:i w:val="0"/>
                      <w:iCs/>
                      <w:kern w:val="0"/>
                      <w:sz w:val="24"/>
                      <w:szCs w:val="24"/>
                      <w:lang w:val="en-US" w:eastAsia="zh-CN" w:bidi="ar"/>
                    </w:rPr>
                  </m:ctrlPr>
                </m:sSubPr>
                <m:e>
                  <m:r>
                    <m:rPr>
                      <m:nor/>
                      <m:sty m:val="p"/>
                    </m:rPr>
                    <w:rPr>
                      <w:rFonts w:hint="default" w:ascii="Times New Roman" w:hAnsi="Times New Roman" w:eastAsia="宋体" w:cs="Times New Roman Regular"/>
                      <w:b w:val="0"/>
                      <w:i w:val="0"/>
                      <w:iCs/>
                      <w:kern w:val="0"/>
                      <w:sz w:val="24"/>
                      <w:szCs w:val="24"/>
                      <w:lang w:val="en-US" w:eastAsia="zh-CN" w:bidi="ar"/>
                    </w:rPr>
                    <m:t>NI</m:t>
                  </m:r>
                  <m:ctrlPr>
                    <w:rPr>
                      <w:rFonts w:hint="default" w:ascii="DejaVu Math TeX Gyre" w:hAnsi="DejaVu Math TeX Gyre" w:eastAsia="宋体" w:cs="Times New Roman Regular"/>
                      <w:i w:val="0"/>
                      <w:iCs/>
                      <w:kern w:val="0"/>
                      <w:sz w:val="24"/>
                      <w:szCs w:val="24"/>
                      <w:lang w:val="en-US" w:eastAsia="zh-CN" w:bidi="ar"/>
                    </w:rPr>
                  </m:ctrlPr>
                </m:e>
                <m:sub>
                  <m:r>
                    <m:rPr>
                      <m:nor/>
                      <m:sty m:val="p"/>
                    </m:rPr>
                    <w:rPr>
                      <w:rFonts w:hint="default" w:ascii="Times New Roman" w:hAnsi="Times New Roman" w:eastAsia="宋体" w:cs="Times New Roman Regular"/>
                      <w:b w:val="0"/>
                      <w:i w:val="0"/>
                      <w:iCs/>
                      <w:kern w:val="0"/>
                      <w:sz w:val="24"/>
                      <w:szCs w:val="24"/>
                      <w:lang w:val="en-US" w:eastAsia="zh-CN" w:bidi="ar"/>
                    </w:rPr>
                    <m:t>e</m:t>
                  </m:r>
                  <m:ctrlPr>
                    <w:rPr>
                      <w:rFonts w:hint="default" w:ascii="DejaVu Math TeX Gyre" w:hAnsi="DejaVu Math TeX Gyre" w:eastAsia="宋体" w:cs="Times New Roman Regular"/>
                      <w:i w:val="0"/>
                      <w:iCs/>
                      <w:kern w:val="0"/>
                      <w:sz w:val="24"/>
                      <w:szCs w:val="24"/>
                      <w:lang w:val="en-US" w:eastAsia="zh-CN" w:bidi="ar"/>
                    </w:rPr>
                  </m:ctrlPr>
                </m:sub>
              </m:sSub>
              <m:r>
                <m:rPr>
                  <m:nor/>
                  <m:sty m:val="p"/>
                </m:rPr>
                <w:rPr>
                  <w:rFonts w:hint="default" w:ascii="Times New Roman" w:hAnsi="Times New Roman" w:eastAsia="宋体" w:cs="Times New Roman Regular"/>
                  <w:b w:val="0"/>
                  <w:i w:val="0"/>
                  <w:iCs/>
                  <w:kern w:val="0"/>
                  <w:sz w:val="24"/>
                  <w:szCs w:val="24"/>
                  <w:lang w:val="en-US" w:eastAsia="zh-CN" w:bidi="ar"/>
                </w:rPr>
                <m:t xml:space="preserve"> / </m:t>
              </m:r>
              <m:sSub>
                <m:sSubPr>
                  <m:ctrlPr>
                    <w:rPr>
                      <w:rFonts w:hint="default" w:ascii="DejaVu Math TeX Gyre" w:hAnsi="DejaVu Math TeX Gyre" w:eastAsia="宋体" w:cs="Times New Roman Regular"/>
                      <w:i w:val="0"/>
                      <w:iCs/>
                      <w:kern w:val="0"/>
                      <w:sz w:val="24"/>
                      <w:szCs w:val="24"/>
                      <w:lang w:val="en-US" w:eastAsia="zh-CN" w:bidi="ar"/>
                    </w:rPr>
                  </m:ctrlPr>
                </m:sSubPr>
                <m:e>
                  <m:r>
                    <m:rPr>
                      <m:nor/>
                      <m:sty m:val="p"/>
                    </m:rPr>
                    <w:rPr>
                      <w:rFonts w:hint="default" w:ascii="Times New Roman" w:hAnsi="Times New Roman" w:eastAsia="宋体" w:cs="Times New Roman Regular"/>
                      <w:b w:val="0"/>
                      <w:i w:val="0"/>
                      <w:iCs/>
                      <w:kern w:val="0"/>
                      <w:sz w:val="24"/>
                      <w:szCs w:val="24"/>
                      <w:lang w:val="en-US" w:eastAsia="zh-CN" w:bidi="ar"/>
                    </w:rPr>
                    <m:t>max</m:t>
                  </m:r>
                  <m:ctrlPr>
                    <w:rPr>
                      <w:rFonts w:hint="default" w:ascii="DejaVu Math TeX Gyre" w:hAnsi="DejaVu Math TeX Gyre" w:eastAsia="宋体" w:cs="Times New Roman Regular"/>
                      <w:i w:val="0"/>
                      <w:iCs/>
                      <w:kern w:val="0"/>
                      <w:sz w:val="24"/>
                      <w:szCs w:val="24"/>
                      <w:lang w:val="en-US" w:eastAsia="zh-CN" w:bidi="ar"/>
                    </w:rPr>
                  </m:ctrlPr>
                </m:e>
                <m:sub>
                  <m:r>
                    <m:rPr>
                      <m:nor/>
                      <m:sty m:val="p"/>
                    </m:rPr>
                    <w:rPr>
                      <w:rFonts w:hint="default" w:ascii="Times New Roman" w:hAnsi="Times New Roman" w:eastAsia="宋体" w:cs="Times New Roman Regular"/>
                      <w:b w:val="0"/>
                      <w:i w:val="0"/>
                      <w:iCs/>
                      <w:kern w:val="0"/>
                      <w:sz w:val="24"/>
                      <w:szCs w:val="24"/>
                      <w:lang w:val="en-US" w:eastAsia="zh-CN" w:bidi="ar"/>
                    </w:rPr>
                    <m:t>e'∈E</m:t>
                  </m:r>
                  <m:ctrlPr>
                    <w:rPr>
                      <w:rFonts w:hint="default" w:ascii="DejaVu Math TeX Gyre" w:hAnsi="DejaVu Math TeX Gyre" w:eastAsia="宋体" w:cs="Times New Roman Regular"/>
                      <w:i w:val="0"/>
                      <w:iCs/>
                      <w:kern w:val="0"/>
                      <w:sz w:val="24"/>
                      <w:szCs w:val="24"/>
                      <w:lang w:val="en-US" w:eastAsia="zh-CN" w:bidi="ar"/>
                    </w:rPr>
                  </m:ctrlPr>
                </m:sub>
              </m:sSub>
              <m:r>
                <m:rPr>
                  <m:nor/>
                  <m:sty m:val="p"/>
                </m:rPr>
                <w:rPr>
                  <w:rFonts w:hint="default" w:ascii="Times New Roman" w:hAnsi="Times New Roman" w:eastAsia="宋体" w:cs="Times New Roman Regular"/>
                  <w:b w:val="0"/>
                  <w:i w:val="0"/>
                  <w:iCs/>
                  <w:kern w:val="0"/>
                  <w:sz w:val="24"/>
                  <w:szCs w:val="24"/>
                  <w:lang w:val="en-US" w:eastAsia="zh-CN" w:bidi="ar"/>
                </w:rPr>
                <m:t xml:space="preserve"> </m:t>
              </m:r>
              <m:sSub>
                <m:sSubPr>
                  <m:ctrlPr>
                    <w:rPr>
                      <w:rFonts w:hint="default" w:ascii="DejaVu Math TeX Gyre" w:hAnsi="DejaVu Math TeX Gyre" w:eastAsia="宋体" w:cs="Times New Roman Regular"/>
                      <w:i w:val="0"/>
                      <w:iCs/>
                      <w:kern w:val="0"/>
                      <w:sz w:val="24"/>
                      <w:szCs w:val="24"/>
                      <w:lang w:val="en-US" w:eastAsia="zh-CN" w:bidi="ar"/>
                    </w:rPr>
                  </m:ctrlPr>
                </m:sSubPr>
                <m:e>
                  <m:r>
                    <m:rPr>
                      <m:nor/>
                      <m:sty m:val="p"/>
                    </m:rPr>
                    <w:rPr>
                      <w:rFonts w:hint="default" w:ascii="Times New Roman" w:hAnsi="Times New Roman" w:eastAsia="宋体" w:cs="Times New Roman Regular"/>
                      <w:b w:val="0"/>
                      <w:i w:val="0"/>
                      <w:iCs/>
                      <w:kern w:val="0"/>
                      <w:sz w:val="24"/>
                      <w:szCs w:val="24"/>
                      <w:lang w:val="en-US" w:eastAsia="zh-CN" w:bidi="ar"/>
                    </w:rPr>
                    <m:t>NI</m:t>
                  </m:r>
                  <m:ctrlPr>
                    <w:rPr>
                      <w:rFonts w:hint="default" w:ascii="DejaVu Math TeX Gyre" w:hAnsi="DejaVu Math TeX Gyre" w:eastAsia="宋体" w:cs="Times New Roman Regular"/>
                      <w:i w:val="0"/>
                      <w:iCs/>
                      <w:kern w:val="0"/>
                      <w:sz w:val="24"/>
                      <w:szCs w:val="24"/>
                      <w:lang w:val="en-US" w:eastAsia="zh-CN" w:bidi="ar"/>
                    </w:rPr>
                  </m:ctrlPr>
                </m:e>
                <m:sub>
                  <m:r>
                    <m:rPr>
                      <m:nor/>
                      <m:sty m:val="p"/>
                    </m:rPr>
                    <w:rPr>
                      <w:rFonts w:hint="default" w:ascii="Times New Roman" w:hAnsi="Times New Roman" w:eastAsia="宋体" w:cs="Times New Roman Regular"/>
                      <w:b w:val="0"/>
                      <w:i w:val="0"/>
                      <w:iCs/>
                      <w:kern w:val="0"/>
                      <w:sz w:val="24"/>
                      <w:szCs w:val="24"/>
                      <w:lang w:val="en-US" w:eastAsia="zh-CN" w:bidi="ar"/>
                    </w:rPr>
                    <m:t>e'</m:t>
                  </m:r>
                  <m:ctrlPr>
                    <w:rPr>
                      <w:rFonts w:hint="default" w:ascii="DejaVu Math TeX Gyre" w:hAnsi="DejaVu Math TeX Gyre" w:eastAsia="宋体" w:cs="Times New Roman Regular"/>
                      <w:i w:val="0"/>
                      <w:iCs/>
                      <w:kern w:val="0"/>
                      <w:sz w:val="24"/>
                      <w:szCs w:val="24"/>
                      <w:lang w:val="en-US" w:eastAsia="zh-CN" w:bidi="ar"/>
                    </w:rPr>
                  </m:ctrlPr>
                </m:sub>
              </m:sSub>
              <m:r>
                <m:rPr>
                  <m:nor/>
                  <m:sty m:val="p"/>
                </m:rPr>
                <w:rPr>
                  <w:rFonts w:hint="default" w:ascii="Times New Roman" w:hAnsi="Times New Roman" w:eastAsia="宋体" w:cs="Times New Roman Regular"/>
                  <w:b w:val="0"/>
                  <w:i w:val="0"/>
                  <w:iCs/>
                  <w:kern w:val="0"/>
                  <w:sz w:val="24"/>
                  <w:szCs w:val="24"/>
                  <w:lang w:val="en-US" w:eastAsia="zh-CN" w:bidi="ar"/>
                </w:rPr>
                <m:t>) × (</m:t>
              </m:r>
              <m:sSub>
                <m:sSubPr>
                  <m:ctrlPr>
                    <w:rPr>
                      <w:rFonts w:hint="default" w:ascii="DejaVu Math TeX Gyre" w:hAnsi="DejaVu Math TeX Gyre" w:eastAsia="宋体" w:cs="Times New Roman Regular"/>
                      <w:i w:val="0"/>
                      <w:iCs/>
                      <w:kern w:val="0"/>
                      <w:sz w:val="24"/>
                      <w:szCs w:val="24"/>
                      <w:lang w:val="en-US" w:eastAsia="zh-CN" w:bidi="ar"/>
                    </w:rPr>
                  </m:ctrlPr>
                </m:sSubPr>
                <m:e>
                  <m:r>
                    <m:rPr>
                      <m:nor/>
                      <m:sty m:val="p"/>
                    </m:rPr>
                    <w:rPr>
                      <w:rFonts w:hint="default" w:ascii="Times New Roman" w:hAnsi="Times New Roman" w:eastAsia="宋体" w:cs="Times New Roman Regular"/>
                      <w:b w:val="0"/>
                      <w:i w:val="0"/>
                      <w:iCs/>
                      <w:kern w:val="0"/>
                      <w:sz w:val="24"/>
                      <w:szCs w:val="24"/>
                      <w:lang w:val="en-US" w:eastAsia="zh-CN" w:bidi="ar"/>
                    </w:rPr>
                    <m:t>CV</m:t>
                  </m:r>
                  <m:ctrlPr>
                    <w:rPr>
                      <w:rFonts w:hint="default" w:ascii="DejaVu Math TeX Gyre" w:hAnsi="DejaVu Math TeX Gyre" w:eastAsia="宋体" w:cs="Times New Roman Regular"/>
                      <w:i w:val="0"/>
                      <w:iCs/>
                      <w:kern w:val="0"/>
                      <w:sz w:val="24"/>
                      <w:szCs w:val="24"/>
                      <w:lang w:val="en-US" w:eastAsia="zh-CN" w:bidi="ar"/>
                    </w:rPr>
                  </m:ctrlPr>
                </m:e>
                <m:sub>
                  <m:r>
                    <m:rPr>
                      <m:nor/>
                      <m:sty m:val="p"/>
                    </m:rPr>
                    <w:rPr>
                      <w:rFonts w:hint="default" w:ascii="Times New Roman" w:hAnsi="Times New Roman" w:eastAsia="宋体" w:cs="Times New Roman Regular"/>
                      <w:b w:val="0"/>
                      <w:i w:val="0"/>
                      <w:iCs/>
                      <w:kern w:val="0"/>
                      <w:sz w:val="24"/>
                      <w:szCs w:val="24"/>
                      <w:lang w:val="en-US" w:eastAsia="zh-CN" w:bidi="ar"/>
                    </w:rPr>
                    <m:t>e</m:t>
                  </m:r>
                  <m:ctrlPr>
                    <w:rPr>
                      <w:rFonts w:hint="default" w:ascii="DejaVu Math TeX Gyre" w:hAnsi="DejaVu Math TeX Gyre" w:eastAsia="宋体" w:cs="Times New Roman Regular"/>
                      <w:i w:val="0"/>
                      <w:iCs/>
                      <w:kern w:val="0"/>
                      <w:sz w:val="24"/>
                      <w:szCs w:val="24"/>
                      <w:lang w:val="en-US" w:eastAsia="zh-CN" w:bidi="ar"/>
                    </w:rPr>
                  </m:ctrlPr>
                </m:sub>
              </m:sSub>
              <m:r>
                <m:rPr>
                  <m:nor/>
                  <m:sty m:val="p"/>
                </m:rPr>
                <w:rPr>
                  <w:rFonts w:hint="default" w:ascii="Times New Roman" w:hAnsi="Times New Roman" w:eastAsia="宋体" w:cs="Times New Roman Regular"/>
                  <w:b w:val="0"/>
                  <w:i w:val="0"/>
                  <w:iCs/>
                  <w:kern w:val="0"/>
                  <w:sz w:val="24"/>
                  <w:szCs w:val="24"/>
                  <w:lang w:val="en-US" w:eastAsia="zh-CN" w:bidi="ar"/>
                </w:rPr>
                <m:t xml:space="preserve"> /</m:t>
              </m:r>
              <m:sSub>
                <m:sSubPr>
                  <m:ctrlPr>
                    <w:rPr>
                      <w:rFonts w:hint="default" w:ascii="DejaVu Math TeX Gyre" w:hAnsi="DejaVu Math TeX Gyre" w:eastAsia="宋体" w:cs="Times New Roman Regular"/>
                      <w:i w:val="0"/>
                      <w:iCs/>
                      <w:kern w:val="0"/>
                      <w:sz w:val="24"/>
                      <w:szCs w:val="24"/>
                      <w:lang w:val="en-US" w:eastAsia="zh-CN" w:bidi="ar"/>
                    </w:rPr>
                  </m:ctrlPr>
                </m:sSubPr>
                <m:e>
                  <m:r>
                    <m:rPr>
                      <m:nor/>
                      <m:sty m:val="p"/>
                    </m:rPr>
                    <w:rPr>
                      <w:rFonts w:hint="default" w:ascii="Times New Roman" w:hAnsi="Times New Roman" w:eastAsia="宋体" w:cs="Times New Roman Regular"/>
                      <w:b w:val="0"/>
                      <w:i w:val="0"/>
                      <w:iCs/>
                      <w:kern w:val="0"/>
                      <w:sz w:val="24"/>
                      <w:szCs w:val="24"/>
                      <w:lang w:val="en-US" w:eastAsia="zh-CN" w:bidi="ar"/>
                    </w:rPr>
                    <m:t>max</m:t>
                  </m:r>
                  <m:ctrlPr>
                    <w:rPr>
                      <w:rFonts w:hint="default" w:ascii="DejaVu Math TeX Gyre" w:hAnsi="DejaVu Math TeX Gyre" w:eastAsia="宋体" w:cs="Times New Roman Regular"/>
                      <w:i w:val="0"/>
                      <w:iCs/>
                      <w:kern w:val="0"/>
                      <w:sz w:val="24"/>
                      <w:szCs w:val="24"/>
                      <w:lang w:val="en-US" w:eastAsia="zh-CN" w:bidi="ar"/>
                    </w:rPr>
                  </m:ctrlPr>
                </m:e>
                <m:sub>
                  <m:r>
                    <m:rPr>
                      <m:nor/>
                      <m:sty m:val="p"/>
                    </m:rPr>
                    <w:rPr>
                      <w:rFonts w:hint="default" w:ascii="Times New Roman" w:hAnsi="Times New Roman" w:eastAsia="宋体" w:cs="Times New Roman Regular"/>
                      <w:b w:val="0"/>
                      <w:i w:val="0"/>
                      <w:iCs/>
                      <w:kern w:val="0"/>
                      <w:sz w:val="24"/>
                      <w:szCs w:val="24"/>
                      <w:lang w:val="en-US" w:eastAsia="zh-CN" w:bidi="ar"/>
                    </w:rPr>
                    <m:t>e'∈E</m:t>
                  </m:r>
                  <m:ctrlPr>
                    <w:rPr>
                      <w:rFonts w:hint="default" w:ascii="DejaVu Math TeX Gyre" w:hAnsi="DejaVu Math TeX Gyre" w:eastAsia="宋体" w:cs="Times New Roman Regular"/>
                      <w:i w:val="0"/>
                      <w:iCs/>
                      <w:kern w:val="0"/>
                      <w:sz w:val="24"/>
                      <w:szCs w:val="24"/>
                      <w:lang w:val="en-US" w:eastAsia="zh-CN" w:bidi="ar"/>
                    </w:rPr>
                  </m:ctrlPr>
                </m:sub>
              </m:sSub>
              <m:r>
                <m:rPr>
                  <m:nor/>
                  <m:sty m:val="p"/>
                </m:rPr>
                <w:rPr>
                  <w:rFonts w:hint="default" w:ascii="Times New Roman" w:hAnsi="Times New Roman" w:eastAsia="宋体" w:cs="Times New Roman Regular"/>
                  <w:b w:val="0"/>
                  <w:i w:val="0"/>
                  <w:iCs/>
                  <w:kern w:val="0"/>
                  <w:sz w:val="24"/>
                  <w:szCs w:val="24"/>
                  <w:lang w:val="en-US" w:eastAsia="zh-CN" w:bidi="ar"/>
                </w:rPr>
                <m:t xml:space="preserve"> </m:t>
              </m:r>
              <m:sSub>
                <m:sSubPr>
                  <m:ctrlPr>
                    <w:rPr>
                      <w:rFonts w:hint="default" w:ascii="DejaVu Math TeX Gyre" w:hAnsi="DejaVu Math TeX Gyre" w:eastAsia="宋体" w:cs="Times New Roman Regular"/>
                      <w:i w:val="0"/>
                      <w:iCs/>
                      <w:kern w:val="0"/>
                      <w:sz w:val="24"/>
                      <w:szCs w:val="24"/>
                      <w:lang w:val="en-US" w:eastAsia="zh-CN" w:bidi="ar"/>
                    </w:rPr>
                  </m:ctrlPr>
                </m:sSubPr>
                <m:e>
                  <m:r>
                    <m:rPr>
                      <m:nor/>
                      <m:sty m:val="p"/>
                    </m:rPr>
                    <w:rPr>
                      <w:rFonts w:hint="default" w:ascii="Times New Roman" w:hAnsi="Times New Roman" w:eastAsia="宋体" w:cs="Times New Roman Regular"/>
                      <w:b w:val="0"/>
                      <w:i w:val="0"/>
                      <w:iCs/>
                      <w:kern w:val="0"/>
                      <w:sz w:val="24"/>
                      <w:szCs w:val="24"/>
                      <w:lang w:val="en-US" w:eastAsia="zh-CN" w:bidi="ar"/>
                    </w:rPr>
                    <m:t>CV</m:t>
                  </m:r>
                  <m:ctrlPr>
                    <w:rPr>
                      <w:rFonts w:hint="default" w:ascii="DejaVu Math TeX Gyre" w:hAnsi="DejaVu Math TeX Gyre" w:eastAsia="宋体" w:cs="Times New Roman Regular"/>
                      <w:i w:val="0"/>
                      <w:iCs/>
                      <w:kern w:val="0"/>
                      <w:sz w:val="24"/>
                      <w:szCs w:val="24"/>
                      <w:lang w:val="en-US" w:eastAsia="zh-CN" w:bidi="ar"/>
                    </w:rPr>
                  </m:ctrlPr>
                </m:e>
                <m:sub>
                  <m:r>
                    <m:rPr>
                      <m:nor/>
                      <m:sty m:val="p"/>
                    </m:rPr>
                    <w:rPr>
                      <w:rFonts w:hint="default" w:ascii="Times New Roman" w:hAnsi="Times New Roman" w:eastAsia="宋体" w:cs="Times New Roman Regular"/>
                      <w:b w:val="0"/>
                      <w:i w:val="0"/>
                      <w:iCs/>
                      <w:kern w:val="0"/>
                      <w:sz w:val="24"/>
                      <w:szCs w:val="24"/>
                      <w:lang w:val="en-US" w:eastAsia="zh-CN" w:bidi="ar"/>
                    </w:rPr>
                    <m:t>e'</m:t>
                  </m:r>
                  <m:ctrlPr>
                    <w:rPr>
                      <w:rFonts w:hint="default" w:ascii="DejaVu Math TeX Gyre" w:hAnsi="DejaVu Math TeX Gyre" w:eastAsia="宋体" w:cs="Times New Roman Regular"/>
                      <w:i w:val="0"/>
                      <w:iCs/>
                      <w:kern w:val="0"/>
                      <w:sz w:val="24"/>
                      <w:szCs w:val="24"/>
                      <w:lang w:val="en-US" w:eastAsia="zh-CN" w:bidi="ar"/>
                    </w:rPr>
                  </m:ctrlPr>
                </m:sub>
              </m:sSub>
              <m:r>
                <m:rPr>
                  <m:nor/>
                  <m:sty m:val="p"/>
                </m:rPr>
                <w:rPr>
                  <w:rFonts w:hint="default" w:ascii="Times New Roman" w:hAnsi="Times New Roman" w:eastAsia="宋体" w:cs="Times New Roman Regular"/>
                  <w:b w:val="0"/>
                  <w:i w:val="0"/>
                  <w:iCs/>
                  <w:kern w:val="0"/>
                  <w:sz w:val="24"/>
                  <w:szCs w:val="24"/>
                  <w:lang w:val="en-US" w:eastAsia="zh-CN" w:bidi="ar"/>
                </w:rPr>
                <m:t xml:space="preserve">)          </m:t>
              </m:r>
              <m:ctrlPr>
                <w:rPr>
                  <w:rFonts w:ascii="DejaVu Math TeX Gyre" w:hAnsi="DejaVu Math TeX Gyre" w:eastAsia="宋体" w:cs="Times New Roman Regular"/>
                  <w:i w:val="0"/>
                  <w:iCs/>
                  <w:kern w:val="0"/>
                  <w:sz w:val="24"/>
                  <w:szCs w:val="24"/>
                  <w:lang w:val="en-US" w:eastAsia="zh-CN" w:bidi="ar"/>
                </w:rPr>
              </m:ctrlPr>
            </m:e>
          </m:mr>
        </m:m>
      </m:oMath>
      <w:r>
        <w:rPr>
          <w:rFonts w:hint="default" w:hAnsi="DejaVu Math TeX Gyre" w:eastAsia="宋体" w:cs="Times New Roman Regular"/>
          <w:i w:val="0"/>
          <w:iCs/>
          <w:kern w:val="0"/>
          <w:sz w:val="24"/>
          <w:szCs w:val="24"/>
          <w:lang w:val="en-US" w:eastAsia="zh-CN" w:bidi="ar"/>
        </w:rPr>
        <w:t xml:space="preserve">     </w:t>
      </w:r>
      <w:r>
        <w:rPr>
          <w:rFonts w:hint="default" w:hAnsi="DejaVu Math TeX Gyre" w:cs="Times New Roman Regular" w:eastAsiaTheme="minorEastAsia"/>
          <w:i w:val="0"/>
          <w:iCs w:val="0"/>
          <w:kern w:val="0"/>
          <w:sz w:val="24"/>
          <w:szCs w:val="24"/>
          <w:lang w:val="en-US" w:eastAsia="zh-CN" w:bidi="ar"/>
        </w:rPr>
        <w:t>(2</w:t>
      </w:r>
      <w:r>
        <w:rPr>
          <w:rFonts w:hint="default" w:hAnsi="DejaVu Math TeX Gyre" w:cs="Times New Roman Regular"/>
          <w:i w:val="0"/>
          <w:iCs w:val="0"/>
          <w:kern w:val="0"/>
          <w:sz w:val="24"/>
          <w:szCs w:val="24"/>
          <w:lang w:val="en-US" w:eastAsia="zh-CN" w:bidi="ar"/>
        </w:rPr>
        <w:t>2</w:t>
      </w:r>
      <w:r>
        <w:rPr>
          <w:rFonts w:hint="default" w:hAnsi="DejaVu Math TeX Gyre" w:cs="Times New Roman Regular" w:eastAsiaTheme="minorEastAsia"/>
          <w:i w:val="0"/>
          <w:iCs w:val="0"/>
          <w:kern w:val="0"/>
          <w:sz w:val="24"/>
          <w:szCs w:val="24"/>
          <w:lang w:val="en-US" w:eastAsia="zh-CN" w:bidi="ar"/>
        </w:rPr>
        <w:t>)</w:t>
      </w:r>
    </w:p>
    <w:p w14:paraId="06F6CCB7">
      <w:pPr>
        <w:keepNext w:val="0"/>
        <w:keepLines w:val="0"/>
        <w:widowControl/>
        <w:suppressLineNumbers w:val="0"/>
        <w:jc w:val="both"/>
        <w:rPr>
          <w:rFonts w:hint="default" w:hAnsi="DejaVu Math TeX Gyre" w:cs="Times New Roman Regular" w:eastAsiaTheme="minorEastAsia"/>
          <w:i w:val="0"/>
          <w:iCs w:val="0"/>
          <w:kern w:val="0"/>
          <w:sz w:val="24"/>
          <w:szCs w:val="24"/>
          <w:lang w:val="en-US" w:eastAsia="zh-CN" w:bidi="ar"/>
        </w:rPr>
      </w:pPr>
      <w:r>
        <w:rPr>
          <w:rFonts w:hint="default" w:hAnsi="DejaVu Math TeX Gyre" w:cs="Times New Roman Regular" w:eastAsiaTheme="minorEastAsia"/>
          <w:i w:val="0"/>
          <w:iCs w:val="0"/>
          <w:kern w:val="0"/>
          <w:sz w:val="24"/>
          <w:szCs w:val="24"/>
          <w:lang w:val="en-US" w:eastAsia="zh-CN" w:bidi="ar"/>
        </w:rPr>
        <w:t>where both NI and CV were normalized by their maximum values across all road segments.</w:t>
      </w:r>
      <w:r>
        <w:rPr>
          <w:rFonts w:hint="default" w:hAnsi="DejaVu Math TeX Gyre" w:cs="Times New Roman Regular"/>
          <w:i w:val="0"/>
          <w:iCs w:val="0"/>
          <w:kern w:val="0"/>
          <w:sz w:val="24"/>
          <w:szCs w:val="24"/>
          <w:lang w:val="en-US" w:eastAsia="zh-CN" w:bidi="ar"/>
        </w:rPr>
        <w:t xml:space="preserve"> Sensitivity to bottleneck-score construction, NI gravity exponent and top-K definitions is reported in Supplementary Methods S7.</w:t>
      </w:r>
    </w:p>
    <w:p w14:paraId="5E2C3418">
      <w:pPr>
        <w:bidi w:val="0"/>
        <w:rPr>
          <w:rFonts w:hint="default" w:ascii="Times New Roman Bold" w:hAnsi="Times New Roman Bold" w:cs="Times New Roman Bold"/>
          <w:b/>
          <w:bCs/>
        </w:rPr>
      </w:pPr>
      <w:r>
        <w:rPr>
          <w:rFonts w:hint="default" w:ascii="Times New Roman Bold" w:hAnsi="Times New Roman Bold" w:cs="Times New Roman Bold"/>
          <w:b/>
          <w:bCs/>
        </w:rPr>
        <w:t xml:space="preserve">Bottleneck stability. </w:t>
      </w:r>
    </w:p>
    <w:p w14:paraId="6B2D27B1">
      <w:pPr>
        <w:bidi w:val="0"/>
        <w:jc w:val="both"/>
        <w:rPr>
          <w:rFonts w:hint="default" w:ascii="Times New Roman Regular" w:hAnsi="Times New Roman Regular" w:cs="Times New Roman Regular"/>
        </w:rPr>
      </w:pPr>
      <w:r>
        <w:rPr>
          <w:rFonts w:hint="default" w:ascii="Times New Roman Regular" w:hAnsi="Times New Roman Regular" w:cs="Times New Roman Regular"/>
        </w:rPr>
        <w:t>To test whether present-day priority segments remained important under future climate, CV was recomputed for future climate conditions using projected road speeds. Stability was assessed by Jaccard similarity of top-ranked bottleneck sets, Spearman rank correlation of bottleneck scores across all edges, and the retention rate of present-day strategic segments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(Supplementary Methods S10).</w:t>
      </w:r>
    </w:p>
    <w:p w14:paraId="7F315D4A">
      <w:pPr>
        <w:bidi w:val="0"/>
        <w:jc w:val="both"/>
        <w:rPr>
          <w:rFonts w:hint="default" w:ascii="Times New Roman Regular" w:hAnsi="Times New Roman Regular" w:cs="Times New Roman Regular"/>
        </w:rPr>
      </w:pPr>
      <w:r>
        <w:rPr>
          <w:rFonts w:hint="default" w:ascii="Times New Roman Bold" w:hAnsi="Times New Roman Bold" w:cs="Times New Roman Bold"/>
          <w:b/>
          <w:bCs/>
        </w:rPr>
        <w:t xml:space="preserve">Paving intervention experiment. </w:t>
      </w:r>
      <w:r>
        <w:rPr>
          <w:rFonts w:hint="default" w:ascii="Times New Roman Regular" w:hAnsi="Times New Roman Regular" w:cs="Times New Roman Regular"/>
        </w:rPr>
        <w:t>Increasing fractions of unpaved segments (0–50%</w:t>
      </w:r>
      <w:r>
        <w:rPr>
          <w:rFonts w:hint="default" w:ascii="Times New Roman Regular" w:hAnsi="Times New Roman Regular" w:cs="Times New Roman Regular"/>
          <w:lang w:val="en-US"/>
        </w:rPr>
        <w:t xml:space="preserve">; </w:t>
      </w:r>
      <m:oMath>
        <m:sSub>
          <m:sSubPr>
            <m:ctrlPr>
              <w:rPr>
                <w:rFonts w:ascii="DejaVu Math TeX Gyre" w:hAnsi="DejaVu Math TeX Gyre" w:cs="Times New Roman"/>
                <w:b w:val="0"/>
                <w:bCs w:val="0"/>
                <w:i w:val="0"/>
                <w:iCs/>
                <w:lang w:val="en-US"/>
              </w:rPr>
            </m:ctrlPr>
          </m:sSubPr>
          <m:e>
            <m:r>
              <m:rPr>
                <m:nor/>
                <m:sty m:val="p"/>
              </m:rPr>
              <w:rPr>
                <w:rFonts w:hint="default" w:ascii="Times New Roman" w:hAnsi="Times New Roman" w:cs="Times New Roman"/>
                <w:b w:val="0"/>
                <w:bCs w:val="0"/>
                <w:i w:val="0"/>
                <w:iCs/>
                <w:lang w:val="en-US"/>
              </w:rPr>
              <m:t>CV</m:t>
            </m:r>
            <m:ctrlPr>
              <w:rPr>
                <w:rFonts w:ascii="DejaVu Math TeX Gyre" w:hAnsi="DejaVu Math TeX Gyre" w:cs="Times New Roman"/>
                <w:b w:val="0"/>
                <w:bCs w:val="0"/>
                <w:i w:val="0"/>
                <w:iCs/>
                <w:lang w:val="en-US"/>
              </w:rPr>
            </m:ctrlPr>
          </m:e>
          <m:sub>
            <m:r>
              <m:rPr>
                <m:nor/>
                <m:sty m:val="p"/>
              </m:rPr>
              <w:rPr>
                <w:rFonts w:hint="default" w:ascii="Times New Roman" w:hAnsi="Times New Roman" w:cs="Times New Roman"/>
                <w:b w:val="0"/>
                <w:bCs w:val="0"/>
                <w:i w:val="0"/>
                <w:iCs/>
                <w:lang w:val="en-US"/>
              </w:rPr>
              <m:t>e</m:t>
            </m:r>
            <m:ctrlPr>
              <w:rPr>
                <w:rFonts w:hint="default" w:ascii="DejaVu Math TeX Gyre" w:hAnsi="DejaVu Math TeX Gyre" w:cs="Times New Roman"/>
                <w:b w:val="0"/>
                <w:bCs w:val="0"/>
                <w:i w:val="0"/>
                <w:iCs/>
                <w:lang w:val="en-US"/>
              </w:rPr>
            </m:ctrlPr>
          </m:sub>
        </m:sSub>
        <m:r>
          <m:rPr>
            <m:nor/>
            <m:sty m:val="p"/>
          </m:rPr>
          <w:rPr>
            <w:rFonts w:hint="default" w:ascii="DejaVu Math TeX Gyre" w:hAnsi="DejaVu Math TeX Gyre" w:cs="Times New Roman"/>
            <w:b w:val="0"/>
            <w:bCs w:val="0"/>
            <w:i w:val="0"/>
            <w:iCs/>
            <w:lang w:val="en-US"/>
          </w:rPr>
          <m:t xml:space="preserve"> &gt; 0.02</m:t>
        </m:r>
      </m:oMath>
      <w:r>
        <w:rPr>
          <w:rFonts w:hint="default" w:ascii="Times New Roman Regular" w:hAnsi="Times New Roman Regular" w:cs="Times New Roman Regular"/>
        </w:rPr>
        <w:t xml:space="preserve">) were incrementally paved under four prioritization strategies: bottleneck-guided, NI-only, CV-only and random. Paving a segment set its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1</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rPr>
        <w:t xml:space="preserve"> edge weight equal to its </w:t>
      </w:r>
      <m:oMath>
        <m:sSub>
          <m:sSubPr>
            <m:ctrlPr>
              <w:rPr>
                <w:rFonts w:hint="default" w:ascii="DejaVu Math TeX Gyre" w:hAnsi="DejaVu Math TeX Gyre" w:cs="Times New Roman"/>
                <w:i w:val="0"/>
                <w:sz w:val="24"/>
              </w:rPr>
            </m:ctrlPr>
          </m:sSubPr>
          <m:e>
            <m:r>
              <m:rPr>
                <m:nor/>
                <m:sty m:val="p"/>
              </m:rPr>
              <w:rPr>
                <w:rFonts w:hint="default" w:ascii="Times New Roman" w:hAnsi="Times New Roman" w:cs="Times New Roman"/>
                <w:b w:val="0"/>
                <w:i w:val="0"/>
                <w:sz w:val="24"/>
              </w:rPr>
              <m:t>G</m:t>
            </m:r>
            <m:ctrlPr>
              <w:rPr>
                <w:rFonts w:hint="default" w:ascii="DejaVu Math TeX Gyre" w:hAnsi="DejaVu Math TeX Gyre" w:cs="Times New Roman"/>
                <w:i w:val="0"/>
                <w:sz w:val="24"/>
              </w:rPr>
            </m:ctrlPr>
          </m:e>
          <m:sub>
            <m:r>
              <m:rPr>
                <m:nor/>
                <m:sty m:val="p"/>
              </m:rPr>
              <w:rPr>
                <w:rFonts w:hint="default" w:ascii="Times New Roman" w:hAnsi="Times New Roman" w:cs="Times New Roman"/>
                <w:b w:val="0"/>
                <w:i w:val="0"/>
                <w:sz w:val="24"/>
              </w:rPr>
              <m:t>0</m:t>
            </m:r>
            <m:ctrlPr>
              <w:rPr>
                <w:rFonts w:hint="default" w:ascii="DejaVu Math TeX Gyre" w:hAnsi="DejaVu Math TeX Gyre" w:cs="Times New Roman"/>
                <w:i w:val="0"/>
                <w:sz w:val="24"/>
              </w:rPr>
            </m:ctrlPr>
          </m:sub>
        </m:sSub>
      </m:oMath>
      <w:r>
        <w:rPr>
          <w:rFonts w:hint="default" w:ascii="Times New Roman Regular" w:hAnsi="Times New Roman Regular" w:cs="Times New Roman Regular"/>
        </w:rPr>
        <w:t xml:space="preserve"> edge weight. Robustness of the recovery index and alternative score formulations is reported in Supplementary Methods S7.</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rPr>
        <w:t>Recovery was measured as:</w:t>
      </w:r>
    </w:p>
    <w:p w14:paraId="56A74CAF">
      <w:pPr>
        <w:bidi w:val="0"/>
        <w:jc w:val="right"/>
        <w:rPr>
          <w:rFonts w:hint="default" w:ascii="Times New Roman Regular" w:hAnsi="Times New Roman Regular" w:cs="Times New Roman Regular" w:eastAsiaTheme="minorEastAsia"/>
          <w:lang w:val="en-US" w:eastAsia="zh-CN"/>
        </w:rPr>
      </w:pPr>
      <m:oMath>
        <m:r>
          <m:rPr>
            <m:nor/>
            <m:sty m:val="p"/>
          </m:rPr>
          <w:rPr>
            <w:rFonts w:hint="default" w:ascii="Times New Roman" w:hAnsi="Times New Roman" w:cs="Times New Roman Regular"/>
            <w:b w:val="0"/>
            <w:i w:val="0"/>
          </w:rPr>
          <m:t>R=</m:t>
        </m:r>
        <m:f>
          <m:fPr>
            <m:ctrlPr>
              <w:rPr>
                <w:rFonts w:hint="default" w:ascii="DejaVu Math TeX Gyre" w:hAnsi="DejaVu Math TeX Gyre" w:cs="Times New Roman Regular"/>
              </w:rPr>
            </m:ctrlPr>
          </m:fPr>
          <m:num>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A</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paved</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A</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extreme</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A</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normal</m:t>
                </m:r>
                <m:ctrlPr>
                  <w:rPr>
                    <w:rFonts w:hint="default" w:ascii="DejaVu Math TeX Gyre" w:hAnsi="DejaVu Math TeX Gyre" w:cs="Times New Roman Regular"/>
                  </w:rPr>
                </m:ctrlPr>
              </m:sub>
            </m:sSub>
            <m:r>
              <m:rPr>
                <m:nor/>
                <m:sty m:val="p"/>
              </m:rPr>
              <w:rPr>
                <w:rFonts w:hint="default" w:ascii="Times New Roman" w:hAnsi="Times New Roman" w:cs="Times New Roman Regular"/>
                <w:b w:val="0"/>
                <w:i w:val="0"/>
              </w:rPr>
              <m:t>−</m:t>
            </m:r>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A</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extreme</m:t>
                </m:r>
                <m:ctrlPr>
                  <w:rPr>
                    <w:rFonts w:hint="default" w:ascii="DejaVu Math TeX Gyre" w:hAnsi="DejaVu Math TeX Gyre" w:cs="Times New Roman Regular"/>
                  </w:rPr>
                </m:ctrlPr>
              </m:sub>
            </m:sSub>
            <m:ctrlPr>
              <w:rPr>
                <w:rFonts w:hint="default" w:ascii="DejaVu Math TeX Gyre" w:hAnsi="DejaVu Math TeX Gyre" w:cs="Times New Roman Regular"/>
              </w:rPr>
            </m:ctrlPr>
          </m:den>
        </m:f>
      </m:oMath>
      <w:r>
        <w:rPr>
          <w:rFonts w:hint="eastAsia" w:hAnsi="DejaVu Math TeX Gyre" w:cs="Times New Roman Regular"/>
          <w:i w:val="0"/>
          <w:lang w:val="en-US" w:eastAsia="zh-CN"/>
        </w:rPr>
        <w:t xml:space="preserve">       </w:t>
      </w:r>
      <w:r>
        <w:rPr>
          <w:rFonts w:hint="default" w:hAnsi="DejaVu Math TeX Gyre" w:cs="Times New Roman Regular"/>
          <w:i w:val="0"/>
          <w:lang w:val="en-US" w:eastAsia="zh-CN"/>
        </w:rPr>
        <w:t xml:space="preserve">   </w:t>
      </w:r>
      <w:r>
        <w:rPr>
          <w:rFonts w:hint="eastAsia" w:hAnsi="DejaVu Math TeX Gyre" w:cs="Times New Roman Regular"/>
          <w:i w:val="0"/>
          <w:lang w:val="en-US" w:eastAsia="zh-CN"/>
        </w:rPr>
        <w:t xml:space="preserve">               </w:t>
      </w:r>
      <w:r>
        <w:rPr>
          <w:rFonts w:hint="default" w:hAnsi="DejaVu Math TeX Gyre" w:cs="Times New Roman Regular"/>
          <w:i w:val="0"/>
          <w:lang w:val="en-US" w:eastAsia="zh-CN"/>
        </w:rPr>
        <w:t>(23)</w:t>
      </w:r>
    </w:p>
    <w:p w14:paraId="6D12D792">
      <w:pPr>
        <w:bidi w:val="0"/>
        <w:rPr>
          <w:rFonts w:hint="default" w:ascii="Times New Roman Regular" w:hAnsi="Times New Roman Regular" w:cs="Times New Roman Regular"/>
        </w:rPr>
      </w:pPr>
      <w:r>
        <w:rPr>
          <w:rFonts w:hint="default" w:ascii="Times New Roman Regular" w:hAnsi="Times New Roman Regular" w:cs="Times New Roman Regular"/>
        </w:rPr>
        <w:t xml:space="preserve">where </w:t>
      </w:r>
      <m:oMath>
        <m:r>
          <m:rPr>
            <m:nor/>
            <m:sty m:val="p"/>
          </m:rPr>
          <w:rPr>
            <w:rFonts w:hint="default" w:ascii="Times New Roman" w:hAnsi="Times New Roman" w:cs="Times New Roman Regular"/>
            <w:b w:val="0"/>
            <w:i w:val="0"/>
          </w:rPr>
          <m:t>A</m:t>
        </m:r>
      </m:oMath>
      <w:r>
        <w:rPr>
          <w:rFonts w:hint="default" w:ascii="Times New Roman Regular" w:hAnsi="Times New Roman Regular" w:cs="Times New Roman Regular"/>
        </w:rPr>
        <w:t xml:space="preserve"> is the gravity-weighted population-weighted accessibility index </w:t>
      </w:r>
    </w:p>
    <w:p w14:paraId="52AF3557">
      <w:pPr>
        <w:bidi w:val="0"/>
        <w:jc w:val="right"/>
        <w:rPr>
          <w:rFonts w:hint="eastAsia" w:ascii="Times New Roman Regular" w:hAnsi="Times New Roman Regular" w:cs="Times New Roman Regular" w:eastAsiaTheme="minorEastAsia"/>
          <w:lang w:eastAsia="zh-CN"/>
        </w:rPr>
      </w:pPr>
      <m:oMath>
        <m:r>
          <m:rPr>
            <m:nor/>
            <m:sty m:val="p"/>
          </m:rPr>
          <w:rPr>
            <w:rFonts w:hint="default" w:ascii="Times New Roman" w:hAnsi="Times New Roman" w:cs="Times New Roman Regular"/>
            <w:b w:val="0"/>
            <w:i w:val="0"/>
          </w:rPr>
          <m:t>A=</m:t>
        </m:r>
        <m:nary>
          <m:naryPr>
            <m:chr m:val="∑"/>
            <m:limLoc m:val="undOvr"/>
            <m:supHide m:val="1"/>
            <m:ctrlPr>
              <w:rPr>
                <w:rFonts w:hint="default" w:ascii="DejaVu Math TeX Gyre" w:hAnsi="DejaVu Math TeX Gyre" w:cs="Times New Roman Regular"/>
              </w:rPr>
            </m:ctrlPr>
          </m:naryPr>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up>
            <m:ctrlPr>
              <w:rPr>
                <w:rFonts w:hint="default" w:ascii="DejaVu Math TeX Gyre" w:hAnsi="DejaVu Math TeX Gyre" w:cs="Times New Roman Regular"/>
              </w:rPr>
            </m:ctrlPr>
          </m:sup>
          <m:e>
            <m:f>
              <m:fPr>
                <m:ctrlPr>
                  <w:rPr>
                    <w:rFonts w:hint="default" w:ascii="DejaVu Math TeX Gyre" w:hAnsi="DejaVu Math TeX Gyre" w:cs="Times New Roman Regular"/>
                  </w:rPr>
                </m:ctrlPr>
              </m:fPr>
              <m:num>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m:t>
                    </m:r>
                    <m:ctrlPr>
                      <w:rPr>
                        <w:rFonts w:hint="default" w:ascii="DejaVu Math TeX Gyre" w:hAnsi="DejaVu Math TeX Gyre" w:cs="Times New Roman Regular"/>
                      </w:rPr>
                    </m:ctrlPr>
                  </m:sub>
                </m:sSub>
                <m:sSub>
                  <m:sSubPr>
                    <m:ctrlPr>
                      <w:rPr>
                        <w:rFonts w:hint="default" w:ascii="DejaVu Math TeX Gyre" w:hAnsi="DejaVu Math TeX Gyre" w:cs="Times New Roman Regular"/>
                      </w:rPr>
                    </m:ctrlPr>
                  </m:sSubPr>
                  <m:e>
                    <m:r>
                      <m:rPr>
                        <m:nor/>
                        <m:sty m:val="p"/>
                      </m:rPr>
                      <w:rPr>
                        <w:rFonts w:hint="default" w:ascii="Times New Roman" w:hAnsi="Times New Roman" w:cs="Times New Roman Regular"/>
                        <w:b w:val="0"/>
                        <w:i w:val="0"/>
                      </w:rPr>
                      <m:t>p</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j</m:t>
                    </m:r>
                    <m:ctrlPr>
                      <w:rPr>
                        <w:rFonts w:hint="default" w:ascii="DejaVu Math TeX Gyre" w:hAnsi="DejaVu Math TeX Gyre" w:cs="Times New Roman Regular"/>
                      </w:rPr>
                    </m:ctrlPr>
                  </m:sub>
                </m:sSub>
                <m:ctrlPr>
                  <w:rPr>
                    <w:rFonts w:hint="default" w:ascii="DejaVu Math TeX Gyre" w:hAnsi="DejaVu Math TeX Gyre" w:cs="Times New Roman Regular"/>
                  </w:rPr>
                </m:ctrlPr>
              </m:num>
              <m:den>
                <m:sSubSup>
                  <m:sSubSupPr>
                    <m:ctrlPr>
                      <w:rPr>
                        <w:rFonts w:hint="default" w:ascii="DejaVu Math TeX Gyre" w:hAnsi="DejaVu Math TeX Gyre" w:cs="Times New Roman Regular"/>
                      </w:rPr>
                    </m:ctrlPr>
                  </m:sSubSupPr>
                  <m:e>
                    <m:r>
                      <m:rPr>
                        <m:nor/>
                        <m:sty m:val="p"/>
                      </m:rPr>
                      <w:rPr>
                        <w:rFonts w:hint="default" w:ascii="Times New Roman" w:hAnsi="Times New Roman" w:cs="Times New Roman Regular"/>
                        <w:b w:val="0"/>
                        <w:i w:val="0"/>
                      </w:rPr>
                      <m:t>d</m:t>
                    </m:r>
                    <m:ctrlPr>
                      <w:rPr>
                        <w:rFonts w:hint="default" w:ascii="DejaVu Math TeX Gyre" w:hAnsi="DejaVu Math TeX Gyre" w:cs="Times New Roman Regular"/>
                      </w:rPr>
                    </m:ctrlPr>
                  </m:e>
                  <m:sub>
                    <m:r>
                      <m:rPr>
                        <m:nor/>
                        <m:sty m:val="p"/>
                      </m:rPr>
                      <w:rPr>
                        <w:rFonts w:hint="default" w:ascii="Times New Roman" w:hAnsi="Times New Roman" w:cs="Times New Roman Regular"/>
                        <w:b w:val="0"/>
                        <w:i w:val="0"/>
                      </w:rPr>
                      <m:t>ij</m:t>
                    </m:r>
                    <m:ctrlPr>
                      <w:rPr>
                        <w:rFonts w:hint="default" w:ascii="DejaVu Math TeX Gyre" w:hAnsi="DejaVu Math TeX Gyre" w:cs="Times New Roman Regular"/>
                      </w:rPr>
                    </m:ctrlPr>
                  </m:sub>
                  <m:sup>
                    <m:r>
                      <m:rPr>
                        <m:nor/>
                        <m:sty m:val="p"/>
                      </m:rPr>
                      <w:rPr>
                        <w:rFonts w:hint="default" w:ascii="Times New Roman" w:hAnsi="Times New Roman" w:cs="Times New Roman Regular"/>
                        <w:b w:val="0"/>
                        <w:i w:val="0"/>
                      </w:rPr>
                      <m:t>α</m:t>
                    </m:r>
                    <m:ctrlPr>
                      <w:rPr>
                        <w:rFonts w:hint="default" w:ascii="DejaVu Math TeX Gyre" w:hAnsi="DejaVu Math TeX Gyre" w:cs="Times New Roman Regular"/>
                      </w:rPr>
                    </m:ctrlPr>
                  </m:sup>
                </m:sSubSup>
                <m:ctrlPr>
                  <w:rPr>
                    <w:rFonts w:hint="default" w:ascii="DejaVu Math TeX Gyre" w:hAnsi="DejaVu Math TeX Gyre" w:cs="Times New Roman Regular"/>
                  </w:rPr>
                </m:ctrlPr>
              </m:den>
            </m:f>
            <m:ctrlPr>
              <w:rPr>
                <w:rFonts w:hint="default" w:ascii="DejaVu Math TeX Gyre" w:hAnsi="DejaVu Math TeX Gyre" w:cs="Times New Roman Regular"/>
              </w:rPr>
            </m:ctrlPr>
          </m:e>
        </m:nary>
      </m:oMath>
      <w:r>
        <w:rPr>
          <w:rFonts w:hint="eastAsia" w:hAnsi="DejaVu Math TeX Gyre" w:cs="Times New Roman Regular"/>
          <w:i w:val="0"/>
          <w:lang w:val="en-US" w:eastAsia="zh-CN"/>
        </w:rPr>
        <w:t xml:space="preserve">     </w:t>
      </w:r>
      <w:r>
        <w:rPr>
          <w:rFonts w:hint="default" w:hAnsi="DejaVu Math TeX Gyre" w:cs="Times New Roman Regular"/>
          <w:i w:val="0"/>
          <w:lang w:val="en-US" w:eastAsia="zh-CN"/>
        </w:rPr>
        <w:t xml:space="preserve">   </w:t>
      </w:r>
      <w:r>
        <w:rPr>
          <w:rFonts w:hint="eastAsia" w:hAnsi="DejaVu Math TeX Gyre" w:cs="Times New Roman Regular"/>
          <w:i w:val="0"/>
          <w:lang w:val="en-US" w:eastAsia="zh-CN"/>
        </w:rPr>
        <w:t xml:space="preserve">                   </w:t>
      </w:r>
      <w:r>
        <w:rPr>
          <w:rFonts w:hint="default" w:hAnsi="DejaVu Math TeX Gyre" w:cs="Times New Roman Regular"/>
          <w:i w:val="0"/>
          <w:lang w:val="en-US" w:eastAsia="zh-CN"/>
        </w:rPr>
        <w:t>(24)</w:t>
      </w:r>
    </w:p>
    <w:p w14:paraId="1DF3E9EC">
      <w:pPr>
        <w:bidi w:val="0"/>
        <w:rPr>
          <w:rFonts w:hint="default" w:ascii="Times New Roman Regular" w:hAnsi="Times New Roman Regular" w:cs="Times New Roman Regular"/>
        </w:rPr>
      </w:pPr>
      <w:r>
        <w:rPr>
          <w:rFonts w:hint="eastAsia" w:cs="Times New Roman Regular"/>
          <w:i w:val="0"/>
          <w:lang w:val="en-US" w:eastAsia="zh-CN"/>
        </w:rPr>
        <w:t xml:space="preserve">and </w:t>
      </w:r>
      <m:oMath>
        <m:r>
          <m:rPr>
            <m:nor/>
            <m:sty m:val="p"/>
          </m:rPr>
          <w:rPr>
            <w:rFonts w:hint="default" w:ascii="Times New Roman" w:hAnsi="Times New Roman" w:cs="Times New Roman Regular"/>
            <w:b w:val="0"/>
            <w:i w:val="0"/>
          </w:rPr>
          <m:t>R</m:t>
        </m:r>
      </m:oMath>
      <w:r>
        <w:rPr>
          <w:rFonts w:hint="default" w:ascii="Times New Roman Regular" w:hAnsi="Times New Roman Regular" w:cs="Times New Roman Regular"/>
        </w:rPr>
        <w:t xml:space="preserve"> = 1 represents complete recovery to normal-scenario accessibility.</w:t>
      </w:r>
    </w:p>
    <w:p w14:paraId="1F527D6B">
      <w:pPr>
        <w:keepNext w:val="0"/>
        <w:keepLines w:val="0"/>
        <w:widowControl/>
        <w:suppressLineNumbers w:val="0"/>
        <w:jc w:val="left"/>
        <w:rPr>
          <w:rFonts w:ascii="Times New Roman Bold" w:hAnsi="Times New Roman Bold" w:cs="Times New Roman Bold"/>
          <w:b/>
          <w:bCs/>
        </w:rPr>
      </w:pPr>
      <w:r>
        <w:rPr>
          <w:rFonts w:ascii="Times New Roman Bold" w:hAnsi="Times New Roman Bold" w:cs="Times New Roman Bold" w:eastAsiaTheme="minorEastAsia"/>
          <w:bCs/>
          <w:i w:val="0"/>
          <w:iCs w:val="0"/>
          <w:caps w:val="0"/>
          <w:spacing w:val="0"/>
          <w:kern w:val="0"/>
          <w:sz w:val="24"/>
          <w:szCs w:val="24"/>
          <w:shd w:val="clear"/>
          <w:lang w:val="en-US" w:eastAsia="zh-CN" w:bidi="ar"/>
        </w:rPr>
        <w:t>De-isolation analysis.</w:t>
      </w:r>
    </w:p>
    <w:p w14:paraId="6D450A65">
      <w:pPr>
        <w:jc w:val="both"/>
        <w:rPr>
          <w:rFonts w:ascii="Times New Roman Regular" w:hAnsi="Times New Roman Regular" w:cs="Times New Roman Regular" w:eastAsiaTheme="minorEastAsia"/>
          <w:i w:val="0"/>
          <w:iCs w:val="0"/>
          <w:caps w:val="0"/>
          <w:spacing w:val="0"/>
          <w:sz w:val="24"/>
          <w:szCs w:val="24"/>
        </w:rPr>
      </w:pPr>
      <w:r>
        <w:rPr>
          <w:rFonts w:hint="default" w:ascii="Times New Roman Regular" w:hAnsi="Times New Roman Regular" w:cs="Times New Roman Regular" w:eastAsiaTheme="minorEastAsia"/>
          <w:i w:val="0"/>
          <w:iCs w:val="0"/>
          <w:caps w:val="0"/>
          <w:spacing w:val="0"/>
          <w:sz w:val="24"/>
          <w:szCs w:val="24"/>
          <w:shd w:val="clear"/>
        </w:rPr>
        <w:t>To translate aggregate efficiency recovery into concrete changes in climate isolation experienced by specific city pairs and populations, isolation was defined at the origin–destination pair level and its spatial distribution tracked before and after targeted paving.</w:t>
      </w:r>
    </w:p>
    <w:p w14:paraId="11CA1FDA">
      <w:pPr>
        <w:jc w:val="both"/>
        <w:rPr>
          <w:rFonts w:hint="default" w:ascii="Times New Roman Regular" w:hAnsi="Times New Roman Regular" w:cs="Times New Roman Regular" w:eastAsiaTheme="minorEastAsia"/>
          <w:i w:val="0"/>
          <w:iCs w:val="0"/>
          <w:caps w:val="0"/>
          <w:spacing w:val="0"/>
          <w:sz w:val="24"/>
          <w:szCs w:val="24"/>
        </w:rPr>
      </w:pPr>
      <w:r>
        <w:rPr>
          <w:rFonts w:hint="default" w:ascii="Times New Roman Bold" w:hAnsi="Times New Roman Bold" w:cs="Times New Roman Bold" w:eastAsiaTheme="minorEastAsia"/>
          <w:b/>
          <w:bCs/>
          <w:i w:val="0"/>
          <w:iCs w:val="0"/>
          <w:caps w:val="0"/>
          <w:spacing w:val="0"/>
          <w:sz w:val="24"/>
          <w:szCs w:val="24"/>
          <w:shd w:val="clear"/>
        </w:rPr>
        <w:t>OD-level climate vulnerability.</w:t>
      </w:r>
      <w:r>
        <w:rPr>
          <w:rFonts w:hint="default" w:ascii="Times New Roman Regular" w:hAnsi="Times New Roman Regular" w:cs="Times New Roman Regular" w:eastAsiaTheme="minorEastAsia"/>
          <w:i w:val="0"/>
          <w:iCs w:val="0"/>
          <w:caps w:val="0"/>
          <w:spacing w:val="0"/>
          <w:sz w:val="24"/>
          <w:szCs w:val="24"/>
          <w:shd w:val="clear"/>
        </w:rPr>
        <w:t xml:space="preserve"> For each ordered pair of city nodes (i, j) with finite normal-scenario travel time, </w:t>
      </w:r>
      <w:r>
        <w:rPr>
          <w:rFonts w:hint="default" w:ascii="Times New Roman Regular" w:hAnsi="Times New Roman Regular" w:cs="Times New Roman Regular"/>
          <w:i w:val="0"/>
          <w:iCs w:val="0"/>
          <w:caps w:val="0"/>
          <w:spacing w:val="0"/>
          <w:sz w:val="24"/>
          <w:szCs w:val="24"/>
          <w:shd w:val="clear"/>
          <w:lang w:val="en-US"/>
        </w:rPr>
        <w:t>it</w:t>
      </w:r>
      <w:r>
        <w:rPr>
          <w:rFonts w:hint="default" w:ascii="Times New Roman Regular" w:hAnsi="Times New Roman Regular" w:cs="Times New Roman Regular" w:eastAsiaTheme="minorEastAsia"/>
          <w:i w:val="0"/>
          <w:iCs w:val="0"/>
          <w:caps w:val="0"/>
          <w:spacing w:val="0"/>
          <w:sz w:val="24"/>
          <w:szCs w:val="24"/>
          <w:shd w:val="clear"/>
        </w:rPr>
        <w:t xml:space="preserve"> was classified as severely climate-isolated if </w:t>
      </w:r>
      <m:oMath>
        <m:r>
          <m:rPr>
            <m:nor/>
            <m:sty m:val="p"/>
          </m:rPr>
          <w:rPr>
            <w:rFonts w:hint="default" w:ascii="Times New Roman" w:hAnsi="Times New Roman" w:cs="Times New Roman Regular" w:eastAsiaTheme="minorEastAsia"/>
            <w:b w:val="0"/>
            <w:i w:val="0"/>
            <w:sz w:val="24"/>
          </w:rPr>
          <m:t>C</m:t>
        </m:r>
        <m:sSub>
          <m:sSubPr>
            <m:ctrlPr>
              <w:rPr>
                <w:rFonts w:hint="default" w:ascii="DejaVu Math TeX Gyre" w:hAnsi="DejaVu Math TeX Gyre" w:cs="Times New Roman Regular" w:eastAsiaTheme="minorEastAsia"/>
                <w:sz w:val="24"/>
              </w:rPr>
            </m:ctrlPr>
          </m:sSubPr>
          <m:e>
            <m:r>
              <m:rPr>
                <m:nor/>
                <m:sty m:val="p"/>
              </m:rPr>
              <w:rPr>
                <w:rFonts w:hint="default" w:ascii="Times New Roman" w:hAnsi="Times New Roman" w:cs="Times New Roman Regular" w:eastAsiaTheme="minorEastAsia"/>
                <w:b w:val="0"/>
                <w:i w:val="0"/>
                <w:sz w:val="24"/>
              </w:rPr>
              <m:t>V</m:t>
            </m:r>
            <m:ctrlPr>
              <w:rPr>
                <w:rFonts w:ascii="DejaVu Math TeX Gyre" w:hAnsi="DejaVu Math TeX Gyre" w:cs="Times New Roman Regular" w:eastAsiaTheme="minorEastAsia"/>
                <w:sz w:val="24"/>
              </w:rPr>
            </m:ctrlPr>
          </m:e>
          <m:sub>
            <m:r>
              <m:rPr>
                <m:nor/>
                <m:sty m:val="p"/>
              </m:rPr>
              <w:rPr>
                <w:rFonts w:hint="default" w:ascii="Times New Roman" w:hAnsi="Times New Roman" w:cs="Times New Roman Regular" w:eastAsiaTheme="minorEastAsia"/>
                <w:b w:val="0"/>
                <w:i w:val="0"/>
                <w:sz w:val="24"/>
              </w:rPr>
              <m:t>OD</m:t>
            </m:r>
            <m:ctrlPr>
              <w:rPr>
                <w:rFonts w:ascii="DejaVu Math TeX Gyre" w:hAnsi="DejaVu Math TeX Gyre" w:cs="Times New Roman Regular" w:eastAsiaTheme="minorEastAsia"/>
                <w:sz w:val="24"/>
              </w:rPr>
            </m:ctrlPr>
          </m:sub>
        </m:sSub>
        <m:r>
          <m:rPr>
            <m:nor/>
            <m:sty m:val="p"/>
          </m:rPr>
          <w:rPr>
            <w:rFonts w:hint="default" w:ascii="Times New Roman" w:hAnsi="Times New Roman" w:cs="Times New Roman Regular"/>
            <w:b w:val="0"/>
            <w:i w:val="0"/>
            <w:sz w:val="24"/>
            <w:lang w:val="en-US"/>
          </w:rPr>
          <m:t xml:space="preserve"> &gt; 0.5</m:t>
        </m:r>
      </m:oMath>
      <w:r>
        <w:rPr>
          <w:rFonts w:hint="default" w:ascii="Times New Roman Regular" w:hAnsi="Times New Roman Regular" w:cs="Times New Roman Regular" w:eastAsiaTheme="minorEastAsia"/>
          <w:i w:val="0"/>
          <w:iCs w:val="0"/>
          <w:caps w:val="0"/>
          <w:spacing w:val="0"/>
          <w:sz w:val="24"/>
          <w:szCs w:val="24"/>
          <w:shd w:val="clear"/>
        </w:rPr>
        <w:t xml:space="preserve"> (extreme travel time ≥ 1.5× normal baseline) and extremely climate-isolated if </w:t>
      </w:r>
      <m:oMath>
        <m:r>
          <m:rPr>
            <m:nor/>
            <m:sty m:val="p"/>
          </m:rPr>
          <w:rPr>
            <w:rFonts w:hint="default" w:ascii="Times New Roman" w:hAnsi="Times New Roman" w:cs="Times New Roman Regular" w:eastAsiaTheme="minorEastAsia"/>
            <w:b w:val="0"/>
            <w:i w:val="0"/>
            <w:sz w:val="24"/>
          </w:rPr>
          <m:t>C</m:t>
        </m:r>
        <m:sSub>
          <m:sSubPr>
            <m:ctrlPr>
              <w:rPr>
                <w:rFonts w:hint="default" w:ascii="DejaVu Math TeX Gyre" w:hAnsi="DejaVu Math TeX Gyre" w:cs="Times New Roman Regular" w:eastAsiaTheme="minorEastAsia"/>
                <w:sz w:val="24"/>
              </w:rPr>
            </m:ctrlPr>
          </m:sSubPr>
          <m:e>
            <m:r>
              <m:rPr>
                <m:nor/>
                <m:sty m:val="p"/>
              </m:rPr>
              <w:rPr>
                <w:rFonts w:hint="default" w:ascii="Times New Roman" w:hAnsi="Times New Roman" w:cs="Times New Roman Regular" w:eastAsiaTheme="minorEastAsia"/>
                <w:b w:val="0"/>
                <w:i w:val="0"/>
                <w:sz w:val="24"/>
              </w:rPr>
              <m:t>V</m:t>
            </m:r>
            <m:ctrlPr>
              <w:rPr>
                <w:rFonts w:ascii="DejaVu Math TeX Gyre" w:hAnsi="DejaVu Math TeX Gyre" w:cs="Times New Roman Regular" w:eastAsiaTheme="minorEastAsia"/>
                <w:sz w:val="24"/>
              </w:rPr>
            </m:ctrlPr>
          </m:e>
          <m:sub>
            <m:r>
              <m:rPr>
                <m:nor/>
                <m:sty m:val="p"/>
              </m:rPr>
              <w:rPr>
                <w:rFonts w:hint="default" w:ascii="Times New Roman" w:hAnsi="Times New Roman" w:cs="Times New Roman Regular" w:eastAsiaTheme="minorEastAsia"/>
                <w:b w:val="0"/>
                <w:i w:val="0"/>
                <w:sz w:val="24"/>
              </w:rPr>
              <m:t>OD</m:t>
            </m:r>
            <m:ctrlPr>
              <w:rPr>
                <w:rFonts w:ascii="DejaVu Math TeX Gyre" w:hAnsi="DejaVu Math TeX Gyre" w:cs="Times New Roman Regular" w:eastAsiaTheme="minorEastAsia"/>
                <w:sz w:val="24"/>
              </w:rPr>
            </m:ctrlPr>
          </m:sub>
        </m:sSub>
        <m:r>
          <m:rPr>
            <m:nor/>
            <m:sty m:val="p"/>
          </m:rPr>
          <w:rPr>
            <w:rFonts w:hint="default" w:ascii="DejaVu Math TeX Gyre" w:hAnsi="DejaVu Math TeX Gyre" w:cs="Times New Roman Regular"/>
            <w:b w:val="0"/>
            <w:i w:val="0"/>
            <w:sz w:val="24"/>
            <w:lang w:val="en-US"/>
          </w:rPr>
          <m:t xml:space="preserve"> &gt; 1.0</m:t>
        </m:r>
      </m:oMath>
      <w:r>
        <w:rPr>
          <w:rFonts w:hint="default" w:ascii="Times New Roman Regular" w:hAnsi="Times New Roman Regular" w:cs="Times New Roman Regular" w:eastAsiaTheme="minorEastAsia"/>
          <w:i w:val="0"/>
          <w:iCs w:val="0"/>
          <w:caps w:val="0"/>
          <w:spacing w:val="0"/>
          <w:sz w:val="24"/>
          <w:szCs w:val="24"/>
          <w:shd w:val="clear"/>
        </w:rPr>
        <w:t xml:space="preserve"> (≥ 2.0× baseline). After applying guided paving at fraction </w:t>
      </w:r>
      <m:oMath>
        <m:r>
          <m:rPr>
            <m:nor/>
            <m:sty m:val="p"/>
          </m:rPr>
          <w:rPr>
            <w:rFonts w:hint="default" w:cs="Times New Roman Regular"/>
            <w:b w:val="0"/>
            <w:i w:val="0"/>
            <w:iCs/>
            <w:caps w:val="0"/>
            <w:spacing w:val="0"/>
            <w:sz w:val="24"/>
            <w:szCs w:val="24"/>
            <w:shd w:val="clear"/>
            <w:lang w:val="en-US" w:eastAsia="zh-CN" w:bidi="ar-SA"/>
          </w:rPr>
          <m:t>f</m:t>
        </m:r>
      </m:oMath>
      <w:r>
        <w:rPr>
          <w:rFonts w:hint="default" w:ascii="Times New Roman Regular" w:hAnsi="Times New Roman Regular" w:cs="Times New Roman Regular" w:eastAsiaTheme="minorEastAsia"/>
          <w:i w:val="0"/>
          <w:iCs w:val="0"/>
          <w:caps w:val="0"/>
          <w:spacing w:val="0"/>
          <w:sz w:val="24"/>
          <w:szCs w:val="24"/>
          <w:shd w:val="clear"/>
        </w:rPr>
        <w:t xml:space="preserve">, a post-paving analogue </w:t>
      </w:r>
      <m:oMath>
        <m:r>
          <m:rPr>
            <m:nor/>
            <m:sty m:val="p"/>
          </m:rPr>
          <w:rPr>
            <w:rFonts w:hint="default" w:ascii="Times New Roman" w:hAnsi="Times New Roman" w:cs="Times New Roman" w:eastAsiaTheme="minorEastAsia"/>
            <w:b w:val="0"/>
            <w:i w:val="0"/>
            <w:iCs w:val="0"/>
            <w:sz w:val="24"/>
          </w:rPr>
          <m:t>C</m:t>
        </m:r>
        <m:sSubSup>
          <m:sSubSupPr>
            <m:ctrlPr>
              <w:rPr>
                <w:rFonts w:hint="default" w:ascii="DejaVu Math TeX Gyre" w:hAnsi="DejaVu Math TeX Gyre" w:cs="Times New Roman" w:eastAsiaTheme="minorEastAsia"/>
                <w:i w:val="0"/>
                <w:iCs w:val="0"/>
                <w:sz w:val="24"/>
              </w:rPr>
            </m:ctrlPr>
          </m:sSubSupPr>
          <m:e>
            <m:r>
              <m:rPr>
                <m:nor/>
                <m:sty m:val="p"/>
              </m:rPr>
              <w:rPr>
                <w:rFonts w:hint="default" w:ascii="Times New Roman" w:hAnsi="Times New Roman" w:cs="Times New Roman" w:eastAsiaTheme="minorEastAsia"/>
                <w:b w:val="0"/>
                <w:i w:val="0"/>
                <w:iCs w:val="0"/>
                <w:sz w:val="24"/>
              </w:rPr>
              <m:t>V</m:t>
            </m:r>
            <m:ctrlPr>
              <w:rPr>
                <w:rFonts w:ascii="DejaVu Math TeX Gyre" w:hAnsi="DejaVu Math TeX Gyre" w:cs="Times New Roman" w:eastAsiaTheme="minorEastAsia"/>
                <w:i w:val="0"/>
                <w:iCs w:val="0"/>
                <w:sz w:val="24"/>
              </w:rPr>
            </m:ctrlPr>
          </m:e>
          <m:sub>
            <m:r>
              <m:rPr>
                <m:nor/>
                <m:sty m:val="p"/>
              </m:rPr>
              <w:rPr>
                <w:rFonts w:hint="default" w:ascii="Times New Roman" w:hAnsi="Times New Roman" w:cs="Times New Roman" w:eastAsiaTheme="minorEastAsia"/>
                <w:b w:val="0"/>
                <w:i w:val="0"/>
                <w:iCs w:val="0"/>
                <w:sz w:val="24"/>
              </w:rPr>
              <m:t>OD</m:t>
            </m:r>
            <m:ctrlPr>
              <w:rPr>
                <w:rFonts w:ascii="DejaVu Math TeX Gyre" w:hAnsi="DejaVu Math TeX Gyre" w:cs="Times New Roman" w:eastAsiaTheme="minorEastAsia"/>
                <w:i w:val="0"/>
                <w:iCs w:val="0"/>
                <w:sz w:val="24"/>
              </w:rPr>
            </m:ctrlPr>
          </m:sub>
          <m:sup>
            <m:r>
              <m:rPr>
                <m:nor/>
                <m:sty m:val="p"/>
              </m:rPr>
              <w:rPr>
                <w:rFonts w:hint="default" w:ascii="Times New Roman" w:hAnsi="Times New Roman" w:cs="Times New Roman" w:eastAsiaTheme="minorEastAsia"/>
                <w:b w:val="0"/>
                <w:i w:val="0"/>
                <w:iCs w:val="0"/>
                <w:sz w:val="24"/>
              </w:rPr>
              <m:t>P</m:t>
            </m:r>
            <m:ctrlPr>
              <w:rPr>
                <w:rFonts w:ascii="DejaVu Math TeX Gyre" w:hAnsi="DejaVu Math TeX Gyre" w:cs="Times New Roman" w:eastAsiaTheme="minorEastAsia"/>
                <w:i w:val="0"/>
                <w:iCs w:val="0"/>
                <w:sz w:val="24"/>
              </w:rPr>
            </m:ctrlPr>
          </m:sup>
        </m:sSubSup>
        <m:r>
          <m:rPr>
            <m:nor/>
            <m:sty m:val="p"/>
          </m:rPr>
          <w:rPr>
            <w:rFonts w:hint="default" w:ascii="Times New Roman" w:hAnsi="Times New Roman" w:cs="Times New Roman" w:eastAsiaTheme="minorEastAsia"/>
            <w:b w:val="0"/>
            <w:i w:val="0"/>
            <w:iCs w:val="0"/>
            <w:sz w:val="24"/>
          </w:rPr>
          <m:t>(i,j)</m:t>
        </m:r>
      </m:oMath>
      <w:r>
        <w:rPr>
          <w:rFonts w:hint="default" w:ascii="Times New Roman Regular" w:hAnsi="Times New Roman Regular" w:cs="Times New Roman Regular" w:eastAsiaTheme="minorEastAsia"/>
          <w:i w:val="0"/>
          <w:iCs w:val="0"/>
          <w:caps w:val="0"/>
          <w:spacing w:val="0"/>
          <w:sz w:val="24"/>
          <w:szCs w:val="24"/>
          <w:shd w:val="clear"/>
        </w:rPr>
        <w:t xml:space="preserve"> was computed by substituting post-paving travel times for </w:t>
      </w:r>
      <m:oMath>
        <m:sSubSup>
          <m:sSubSupPr>
            <m:ctrlPr>
              <w:rPr>
                <w:rFonts w:hint="default" w:ascii="DejaVu Math TeX Gyre" w:hAnsi="DejaVu Math TeX Gyre" w:cs="Times New Roman Regular" w:eastAsiaTheme="minorEastAsia"/>
                <w:i w:val="0"/>
                <w:iCs w:val="0"/>
                <w:sz w:val="24"/>
              </w:rPr>
            </m:ctrlPr>
          </m:sSubSupPr>
          <m:e>
            <m:r>
              <m:rPr>
                <m:nor/>
                <m:sty m:val="p"/>
              </m:rPr>
              <w:rPr>
                <w:rFonts w:hint="default" w:ascii="Times New Roman" w:hAnsi="Times New Roman" w:cs="Times New Roman Regular" w:eastAsiaTheme="minorEastAsia"/>
                <w:b w:val="0"/>
                <w:i w:val="0"/>
                <w:iCs w:val="0"/>
                <w:sz w:val="24"/>
              </w:rPr>
              <m:t>t</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ij</m:t>
            </m:r>
            <m:ctrlPr>
              <w:rPr>
                <w:rFonts w:ascii="DejaVu Math TeX Gyre" w:hAnsi="DejaVu Math TeX Gyre" w:cs="Times New Roman Regular" w:eastAsiaTheme="minorEastAsia"/>
                <w:i w:val="0"/>
                <w:iCs w:val="0"/>
                <w:sz w:val="24"/>
              </w:rPr>
            </m:ctrlPr>
          </m:sub>
          <m:sup>
            <m:r>
              <m:rPr>
                <m:nor/>
                <m:sty m:val="p"/>
              </m:rPr>
              <w:rPr>
                <w:rFonts w:hint="default" w:ascii="Times New Roman" w:hAnsi="Times New Roman" w:cs="Times New Roman Regular" w:eastAsiaTheme="minorEastAsia"/>
                <w:b w:val="0"/>
                <w:i w:val="0"/>
                <w:iCs w:val="0"/>
                <w:sz w:val="24"/>
              </w:rPr>
              <m:t>E</m:t>
            </m:r>
            <m:ctrlPr>
              <w:rPr>
                <w:rFonts w:ascii="DejaVu Math TeX Gyre" w:hAnsi="DejaVu Math TeX Gyre" w:cs="Times New Roman Regular" w:eastAsiaTheme="minorEastAsia"/>
                <w:i w:val="0"/>
                <w:iCs w:val="0"/>
                <w:sz w:val="24"/>
              </w:rPr>
            </m:ctrlPr>
          </m:sup>
        </m:sSubSup>
      </m:oMath>
      <w:r>
        <w:rPr>
          <w:rFonts w:hint="default" w:ascii="Times New Roman Regular" w:hAnsi="Times New Roman Regular" w:cs="Times New Roman Regular" w:eastAsiaTheme="minorEastAsia"/>
          <w:i w:val="0"/>
          <w:iCs w:val="0"/>
          <w:caps w:val="0"/>
          <w:spacing w:val="0"/>
          <w:sz w:val="24"/>
          <w:szCs w:val="24"/>
          <w:shd w:val="clear"/>
        </w:rPr>
        <w:t>.</w:t>
      </w:r>
    </w:p>
    <w:p w14:paraId="7A1424CB">
      <w:pPr>
        <w:jc w:val="both"/>
        <w:rPr>
          <w:rFonts w:hint="default" w:ascii="Times New Roman Regular" w:hAnsi="Times New Roman Regular" w:cs="Times New Roman Regular" w:eastAsiaTheme="minorEastAsia"/>
          <w:i w:val="0"/>
          <w:iCs w:val="0"/>
          <w:caps w:val="0"/>
          <w:spacing w:val="0"/>
          <w:sz w:val="24"/>
          <w:szCs w:val="24"/>
        </w:rPr>
      </w:pPr>
      <w:r>
        <w:rPr>
          <w:rFonts w:hint="default" w:ascii="Times New Roman Bold" w:hAnsi="Times New Roman Bold" w:cs="Times New Roman Bold" w:eastAsiaTheme="minorEastAsia"/>
          <w:b/>
          <w:bCs/>
          <w:i w:val="0"/>
          <w:iCs w:val="0"/>
          <w:caps w:val="0"/>
          <w:spacing w:val="0"/>
          <w:sz w:val="24"/>
          <w:szCs w:val="24"/>
          <w:shd w:val="clear"/>
        </w:rPr>
        <w:t>Isolation quantity recovery.</w:t>
      </w:r>
      <w:r>
        <w:rPr>
          <w:rFonts w:hint="default" w:ascii="Times New Roman Regular" w:hAnsi="Times New Roman Regular" w:cs="Times New Roman Regular" w:eastAsiaTheme="minorEastAsia"/>
          <w:i w:val="0"/>
          <w:iCs w:val="0"/>
          <w:caps w:val="0"/>
          <w:spacing w:val="0"/>
          <w:sz w:val="24"/>
          <w:szCs w:val="24"/>
          <w:shd w:val="clear"/>
        </w:rPr>
        <w:t xml:space="preserve"> For each severity tier </w:t>
      </w:r>
      <m:oMath>
        <m:r>
          <m:rPr>
            <m:nor/>
            <m:sty m:val="p"/>
          </m:rPr>
          <w:rPr>
            <w:rFonts w:hint="default" w:ascii="Times New Roman" w:hAnsi="Times New Roman" w:cs="Times New Roman Regular" w:eastAsiaTheme="minorEastAsia"/>
            <w:b w:val="0"/>
            <w:i w:val="0"/>
            <w:iCs w:val="0"/>
            <w:sz w:val="24"/>
          </w:rPr>
          <m:t>τ∈</m:t>
        </m:r>
        <m:d>
          <m:dPr>
            <m:begChr m:val="{"/>
            <m:endChr m:val="}"/>
            <m:ctrlPr>
              <w:rPr>
                <w:rFonts w:hint="default" w:ascii="DejaVu Math TeX Gyre" w:hAnsi="DejaVu Math TeX Gyre" w:cs="Times New Roman" w:eastAsiaTheme="minorEastAsia"/>
                <w:i w:val="0"/>
                <w:iCs w:val="0"/>
                <w:sz w:val="24"/>
              </w:rPr>
            </m:ctrlPr>
          </m:dPr>
          <m:e>
            <m:r>
              <m:rPr>
                <m:nor/>
                <m:sty m:val="p"/>
              </m:rPr>
              <w:rPr>
                <w:rFonts w:hint="default" w:ascii="Times New Roman" w:hAnsi="Times New Roman" w:cs="Times New Roman Regular" w:eastAsiaTheme="minorEastAsia"/>
                <w:b w:val="0"/>
                <w:i w:val="0"/>
                <w:iCs w:val="0"/>
                <w:sz w:val="24"/>
              </w:rPr>
              <m:t>severe,extreme</m:t>
            </m:r>
            <m:ctrlPr>
              <w:rPr>
                <w:rFonts w:hint="default" w:ascii="DejaVu Math TeX Gyre" w:hAnsi="DejaVu Math TeX Gyre" w:cs="Times New Roman" w:eastAsiaTheme="minorEastAsia"/>
                <w:i w:val="0"/>
                <w:iCs w:val="0"/>
                <w:sz w:val="24"/>
              </w:rPr>
            </m:ctrlPr>
          </m:e>
        </m:d>
      </m:oMath>
      <w:r>
        <w:rPr>
          <w:rFonts w:hint="default" w:cs="Times New Roman"/>
          <w:i w:val="0"/>
          <w:iCs w:val="0"/>
          <w:sz w:val="24"/>
          <w:lang w:val="en-US"/>
        </w:rPr>
        <w:t xml:space="preserve"> </w:t>
      </w:r>
      <w:r>
        <w:rPr>
          <w:rFonts w:hint="default" w:ascii="Times New Roman Regular" w:hAnsi="Times New Roman Regular" w:cs="Times New Roman Regular" w:eastAsiaTheme="minorEastAsia"/>
          <w:i w:val="0"/>
          <w:iCs w:val="0"/>
          <w:caps w:val="0"/>
          <w:spacing w:val="0"/>
          <w:sz w:val="24"/>
          <w:szCs w:val="24"/>
          <w:shd w:val="clear"/>
        </w:rPr>
        <w:t xml:space="preserve">with threshold </w:t>
      </w:r>
      <m:oMath>
        <m:sSub>
          <m:sSubPr>
            <m:ctrlPr>
              <w:rPr>
                <w:rFonts w:hint="default" w:ascii="DejaVu Math TeX Gyre" w:hAnsi="DejaVu Math TeX Gyre" w:cs="Times New Roman Regular" w:eastAsiaTheme="minorEastAsia"/>
                <w:i w:val="0"/>
                <w:iCs w:val="0"/>
                <w:sz w:val="24"/>
              </w:rPr>
            </m:ctrlPr>
          </m:sSubPr>
          <m:e>
            <m:r>
              <m:rPr>
                <m:nor/>
                <m:sty m:val="p"/>
              </m:rPr>
              <w:rPr>
                <w:rFonts w:hint="default" w:ascii="Times New Roman" w:hAnsi="Times New Roman" w:cs="Times New Roman Regular" w:eastAsiaTheme="minorEastAsia"/>
                <w:b w:val="0"/>
                <w:i w:val="0"/>
                <w:iCs w:val="0"/>
                <w:sz w:val="24"/>
              </w:rPr>
              <m:t>θ</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τ</m:t>
            </m:r>
            <m:ctrlPr>
              <w:rPr>
                <w:rFonts w:ascii="DejaVu Math TeX Gyre" w:hAnsi="DejaVu Math TeX Gyre" w:cs="Times New Roman Regular" w:eastAsiaTheme="minorEastAsia"/>
                <w:i w:val="0"/>
                <w:iCs w:val="0"/>
                <w:sz w:val="24"/>
              </w:rPr>
            </m:ctrlPr>
          </m:sub>
        </m:sSub>
      </m:oMath>
      <w:r>
        <w:rPr>
          <w:rFonts w:hint="default" w:ascii="Times New Roman Regular" w:hAnsi="Times New Roman Regular" w:cs="Times New Roman Regular" w:eastAsiaTheme="minorEastAsia"/>
          <w:i w:val="0"/>
          <w:iCs w:val="0"/>
          <w:caps w:val="0"/>
          <w:spacing w:val="0"/>
          <w:sz w:val="24"/>
          <w:szCs w:val="24"/>
          <w:shd w:val="clear"/>
        </w:rPr>
        <w:t xml:space="preserve"> (</w:t>
      </w:r>
      <m:oMath>
        <m:sSub>
          <m:sSubPr>
            <m:ctrlPr>
              <w:rPr>
                <w:rFonts w:hint="default" w:ascii="DejaVu Math TeX Gyre" w:hAnsi="DejaVu Math TeX Gyre" w:cs="Times New Roman Regular" w:eastAsiaTheme="minorEastAsia"/>
                <w:i w:val="0"/>
                <w:iCs w:val="0"/>
                <w:sz w:val="24"/>
              </w:rPr>
            </m:ctrlPr>
          </m:sSubPr>
          <m:e>
            <m:r>
              <m:rPr>
                <m:nor/>
                <m:sty m:val="p"/>
              </m:rPr>
              <w:rPr>
                <w:rFonts w:hint="default" w:ascii="Times New Roman" w:hAnsi="Times New Roman" w:cs="Times New Roman Regular" w:eastAsiaTheme="minorEastAsia"/>
                <w:b w:val="0"/>
                <w:i w:val="0"/>
                <w:iCs w:val="0"/>
                <w:sz w:val="24"/>
              </w:rPr>
              <m:t>θ</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severe</m:t>
            </m:r>
            <m:ctrlPr>
              <w:rPr>
                <w:rFonts w:ascii="DejaVu Math TeX Gyre" w:hAnsi="DejaVu Math TeX Gyre" w:cs="Times New Roman Regular" w:eastAsiaTheme="minorEastAsia"/>
                <w:i w:val="0"/>
                <w:iCs w:val="0"/>
                <w:sz w:val="24"/>
              </w:rPr>
            </m:ctrlPr>
          </m:sub>
        </m:sSub>
        <m:r>
          <m:rPr>
            <m:nor/>
            <m:sty m:val="p"/>
          </m:rPr>
          <w:rPr>
            <w:rFonts w:hint="default" w:ascii="Times New Roman" w:hAnsi="Times New Roman" w:cs="Times New Roman Regular" w:eastAsiaTheme="minorEastAsia"/>
            <w:b w:val="0"/>
            <w:i w:val="0"/>
            <w:iCs w:val="0"/>
            <w:sz w:val="24"/>
          </w:rPr>
          <m:t>=0.5</m:t>
        </m:r>
      </m:oMath>
      <w:r>
        <w:rPr>
          <w:rFonts w:hint="default" w:ascii="Times New Roman Regular" w:hAnsi="Times New Roman Regular" w:cs="Times New Roman Regular" w:eastAsiaTheme="minorEastAsia"/>
          <w:i w:val="0"/>
          <w:iCs w:val="0"/>
          <w:caps w:val="0"/>
          <w:spacing w:val="0"/>
          <w:sz w:val="24"/>
          <w:szCs w:val="24"/>
          <w:shd w:val="clear"/>
        </w:rPr>
        <w:t xml:space="preserve">, </w:t>
      </w:r>
      <m:oMath>
        <m:sSub>
          <m:sSubPr>
            <m:ctrlPr>
              <w:rPr>
                <w:rFonts w:hint="default" w:ascii="DejaVu Math TeX Gyre" w:hAnsi="DejaVu Math TeX Gyre" w:cs="Times New Roman Regular" w:eastAsiaTheme="minorEastAsia"/>
                <w:i w:val="0"/>
                <w:iCs w:val="0"/>
                <w:sz w:val="24"/>
              </w:rPr>
            </m:ctrlPr>
          </m:sSubPr>
          <m:e>
            <m:r>
              <m:rPr>
                <m:nor/>
                <m:sty m:val="p"/>
              </m:rPr>
              <w:rPr>
                <w:rFonts w:hint="default" w:ascii="Times New Roman" w:hAnsi="Times New Roman" w:cs="Times New Roman Regular" w:eastAsiaTheme="minorEastAsia"/>
                <w:b w:val="0"/>
                <w:i w:val="0"/>
                <w:iCs w:val="0"/>
                <w:sz w:val="24"/>
              </w:rPr>
              <m:t>θ</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extreme</m:t>
            </m:r>
            <m:ctrlPr>
              <w:rPr>
                <w:rFonts w:ascii="DejaVu Math TeX Gyre" w:hAnsi="DejaVu Math TeX Gyre" w:cs="Times New Roman Regular" w:eastAsiaTheme="minorEastAsia"/>
                <w:i w:val="0"/>
                <w:iCs w:val="0"/>
                <w:sz w:val="24"/>
              </w:rPr>
            </m:ctrlPr>
          </m:sub>
        </m:sSub>
        <m:r>
          <m:rPr>
            <m:nor/>
            <m:sty m:val="p"/>
          </m:rPr>
          <w:rPr>
            <w:rFonts w:hint="default" w:ascii="Times New Roman" w:hAnsi="Times New Roman" w:cs="Times New Roman Regular" w:eastAsiaTheme="minorEastAsia"/>
            <w:b w:val="0"/>
            <w:i w:val="0"/>
            <w:iCs w:val="0"/>
            <w:sz w:val="24"/>
          </w:rPr>
          <m:t>=1.0</m:t>
        </m:r>
      </m:oMath>
      <w:r>
        <w:rPr>
          <w:rFonts w:hint="default" w:ascii="Times New Roman Regular" w:hAnsi="Times New Roman Regular" w:cs="Times New Roman Regular" w:eastAsiaTheme="minorEastAsia"/>
          <w:i w:val="0"/>
          <w:iCs w:val="0"/>
          <w:caps w:val="0"/>
          <w:spacing w:val="0"/>
          <w:sz w:val="24"/>
          <w:szCs w:val="24"/>
          <w:shd w:val="clear"/>
        </w:rPr>
        <w:t xml:space="preserve">), the count of isolated city pairs </w:t>
      </w:r>
      <w:r>
        <w:rPr>
          <w:rFonts w:hint="default" w:ascii="Times New Roman Regular" w:hAnsi="Times New Roman Regular" w:cs="Times New Roman Regular"/>
        </w:rPr>
        <w:t>over all reachable pairs</w:t>
      </w:r>
      <w:r>
        <w:rPr>
          <w:rFonts w:hint="default" w:ascii="Times New Roman Regular" w:hAnsi="Times New Roman Regular" w:cs="Times New Roman Regular"/>
          <w:lang w:val="en-US"/>
        </w:rPr>
        <w:t xml:space="preserve"> </w:t>
      </w:r>
      <w:r>
        <w:rPr>
          <w:rFonts w:hint="default" w:ascii="Times New Roman Regular" w:hAnsi="Times New Roman Regular" w:cs="Times New Roman Regular" w:eastAsiaTheme="minorEastAsia"/>
          <w:i w:val="0"/>
          <w:iCs w:val="0"/>
          <w:caps w:val="0"/>
          <w:spacing w:val="0"/>
          <w:sz w:val="24"/>
          <w:szCs w:val="24"/>
          <w:shd w:val="clear"/>
        </w:rPr>
        <w:t>before and after paving was</w:t>
      </w:r>
    </w:p>
    <w:p w14:paraId="1B10EC39">
      <w:pPr>
        <w:jc w:val="right"/>
        <w:rPr>
          <w:rFonts w:hint="default" w:ascii="Times New Roman Regular" w:hAnsi="Times New Roman Regular" w:cs="Times New Roman Regular" w:eastAsiaTheme="minorEastAsia"/>
          <w:i w:val="0"/>
          <w:iCs w:val="0"/>
          <w:caps w:val="0"/>
          <w:spacing w:val="0"/>
          <w:sz w:val="24"/>
          <w:szCs w:val="24"/>
          <w:shd w:val="clear"/>
        </w:rPr>
      </w:pPr>
      <m:oMath>
        <m:sSup>
          <m:sSupPr>
            <m:ctrlPr>
              <w:rPr>
                <w:rFonts w:hint="default" w:ascii="DejaVu Math TeX Gyre" w:hAnsi="DejaVu Math TeX Gyre" w:cs="Times New Roman Regular" w:eastAsiaTheme="minorEastAsia"/>
                <w:i w:val="0"/>
                <w:iCs w:val="0"/>
                <w:sz w:val="24"/>
              </w:rPr>
            </m:ctrlPr>
          </m:sSupPr>
          <m:e>
            <m:r>
              <m:rPr>
                <m:nor/>
                <m:sty m:val="p"/>
              </m:rPr>
              <w:rPr>
                <w:rFonts w:hint="default" w:ascii="Times New Roman" w:hAnsi="Times New Roman" w:cs="Times New Roman Regular" w:eastAsiaTheme="minorEastAsia"/>
                <w:b w:val="0"/>
                <w:i w:val="0"/>
                <w:iCs w:val="0"/>
                <w:sz w:val="24"/>
              </w:rPr>
              <m:t>N</m:t>
            </m:r>
            <m:ctrlPr>
              <w:rPr>
                <w:rFonts w:ascii="DejaVu Math TeX Gyre" w:hAnsi="DejaVu Math TeX Gyre" w:cs="Times New Roman Regular" w:eastAsiaTheme="minorEastAsia"/>
                <w:i w:val="0"/>
                <w:iCs w:val="0"/>
                <w:sz w:val="24"/>
              </w:rPr>
            </m:ctrlPr>
          </m:e>
          <m:sup>
            <m:r>
              <m:rPr>
                <m:nor/>
                <m:sty m:val="p"/>
              </m:rPr>
              <w:rPr>
                <w:rFonts w:hint="default" w:ascii="Times New Roman" w:hAnsi="Times New Roman" w:cs="Times New Roman Regular" w:eastAsiaTheme="minorEastAsia"/>
                <w:b w:val="0"/>
                <w:i w:val="0"/>
                <w:iCs w:val="0"/>
                <w:sz w:val="24"/>
              </w:rPr>
              <m:t>before</m:t>
            </m:r>
            <m:ctrlPr>
              <w:rPr>
                <w:rFonts w:ascii="DejaVu Math TeX Gyre" w:hAnsi="DejaVu Math TeX Gyre" w:cs="Times New Roman Regular" w:eastAsiaTheme="minorEastAsia"/>
                <w:i w:val="0"/>
                <w:iCs w:val="0"/>
                <w:sz w:val="24"/>
              </w:rPr>
            </m:ctrlPr>
          </m:sup>
        </m:sSup>
        <m:r>
          <m:rPr>
            <m:nor/>
            <m:sty m:val="p"/>
          </m:rPr>
          <w:rPr>
            <w:rFonts w:hint="default" w:ascii="Times New Roman" w:hAnsi="Times New Roman" w:cs="Times New Roman Regular" w:eastAsiaTheme="minorEastAsia"/>
            <w:b w:val="0"/>
            <w:i w:val="0"/>
            <w:iCs w:val="0"/>
            <w:sz w:val="24"/>
          </w:rPr>
          <m:t xml:space="preserve">τ = </m:t>
        </m:r>
        <m:d>
          <m:dPr>
            <m:begChr m:val="|"/>
            <m:endChr m:val="|"/>
            <m:ctrlPr>
              <w:rPr>
                <w:rFonts w:hint="default" w:ascii="DejaVu Math TeX Gyre" w:hAnsi="DejaVu Math TeX Gyre" w:cs="Times New Roman"/>
                <w:i w:val="0"/>
                <w:iCs w:val="0"/>
                <w:sz w:val="24"/>
                <w:lang w:val="en-US"/>
              </w:rPr>
            </m:ctrlPr>
          </m:dPr>
          <m:e>
            <m:d>
              <m:dPr>
                <m:begChr m:val="{"/>
                <m:endChr m:val="}"/>
                <m:ctrlPr>
                  <w:rPr>
                    <w:rFonts w:hint="default" w:ascii="DejaVu Math TeX Gyre" w:hAnsi="DejaVu Math TeX Gyre" w:cs="Times New Roman"/>
                    <w:i w:val="0"/>
                    <w:iCs w:val="0"/>
                    <w:sz w:val="24"/>
                    <w:lang w:val="en-US"/>
                  </w:rPr>
                </m:ctrlPr>
              </m:dPr>
              <m:e>
                <m:r>
                  <m:rPr>
                    <m:nor/>
                    <m:sty m:val="p"/>
                  </m:rPr>
                  <w:rPr>
                    <w:rFonts w:hint="default" w:ascii="Times New Roman" w:hAnsi="Times New Roman" w:cs="Times New Roman" w:eastAsiaTheme="minorEastAsia"/>
                    <w:b w:val="0"/>
                    <w:i w:val="0"/>
                    <w:iCs w:val="0"/>
                    <w:sz w:val="24"/>
                  </w:rPr>
                  <m:t xml:space="preserve">(i,j): i&lt;j, </m:t>
                </m:r>
                <m:sSub>
                  <m:sSubPr>
                    <m:ctrlPr>
                      <w:rPr>
                        <w:rFonts w:hint="default" w:ascii="DejaVu Math TeX Gyre" w:hAnsi="DejaVu Math TeX Gyre" w:cs="Times New Roman" w:eastAsiaTheme="minorEastAsia"/>
                        <w:i w:val="0"/>
                        <w:iCs w:val="0"/>
                        <w:sz w:val="24"/>
                      </w:rPr>
                    </m:ctrlPr>
                  </m:sSubPr>
                  <m:e>
                    <m:r>
                      <m:rPr>
                        <m:nor/>
                        <m:sty m:val="p"/>
                      </m:rPr>
                      <w:rPr>
                        <w:rFonts w:hint="default" w:cs="Times New Roman"/>
                        <w:b w:val="0"/>
                        <w:i w:val="0"/>
                        <w:iCs w:val="0"/>
                        <w:sz w:val="24"/>
                        <w:lang w:val="en-US"/>
                      </w:rPr>
                      <m:t>CV</m:t>
                    </m:r>
                    <m:ctrlPr>
                      <w:rPr>
                        <w:rFonts w:hint="default" w:ascii="DejaVu Math TeX Gyre" w:hAnsi="DejaVu Math TeX Gyre" w:cs="Times New Roman" w:eastAsiaTheme="minorEastAsia"/>
                        <w:i w:val="0"/>
                        <w:iCs w:val="0"/>
                        <w:sz w:val="24"/>
                      </w:rPr>
                    </m:ctrlPr>
                  </m:e>
                  <m:sub>
                    <m:r>
                      <m:rPr>
                        <m:nor/>
                        <m:sty m:val="p"/>
                      </m:rPr>
                      <w:rPr>
                        <w:rFonts w:hint="default" w:cs="Times New Roman"/>
                        <w:b w:val="0"/>
                        <w:i w:val="0"/>
                        <w:iCs w:val="0"/>
                        <w:sz w:val="24"/>
                        <w:lang w:val="en-US"/>
                      </w:rPr>
                      <m:t>OD</m:t>
                    </m:r>
                    <m:ctrlPr>
                      <w:rPr>
                        <w:rFonts w:hint="default" w:cs="Times New Roman"/>
                        <w:i w:val="0"/>
                        <w:iCs w:val="0"/>
                        <w:sz w:val="24"/>
                        <w:lang w:val="en-US"/>
                      </w:rPr>
                    </m:ctrlPr>
                  </m:sub>
                </m:sSub>
                <m:r>
                  <m:rPr>
                    <m:nor/>
                    <m:sty m:val="p"/>
                  </m:rPr>
                  <w:rPr>
                    <w:rFonts w:hint="default" w:ascii="Times New Roman" w:hAnsi="Times New Roman" w:cs="Times New Roman" w:eastAsiaTheme="minorEastAsia"/>
                    <w:b w:val="0"/>
                    <w:i w:val="0"/>
                    <w:iCs w:val="0"/>
                    <w:sz w:val="24"/>
                  </w:rPr>
                  <m:t>(i,j) ≥</m:t>
                </m:r>
                <m:sSub>
                  <m:sSubPr>
                    <m:ctrlPr>
                      <w:rPr>
                        <w:rFonts w:hint="default" w:ascii="DejaVu Math TeX Gyre" w:hAnsi="DejaVu Math TeX Gyre" w:cs="Times New Roman" w:eastAsiaTheme="minorEastAsia"/>
                        <w:i w:val="0"/>
                        <w:iCs w:val="0"/>
                        <w:sz w:val="24"/>
                      </w:rPr>
                    </m:ctrlPr>
                  </m:sSubPr>
                  <m:e>
                    <m:r>
                      <m:rPr>
                        <m:nor/>
                        <m:sty m:val="p"/>
                      </m:rPr>
                      <w:rPr>
                        <w:rFonts w:hint="default" w:ascii="Times New Roman" w:hAnsi="Times New Roman" w:cs="Times New Roman"/>
                        <w:b w:val="0"/>
                        <w:i w:val="0"/>
                        <w:iCs w:val="0"/>
                        <w:sz w:val="24"/>
                        <w:lang w:val="en-US"/>
                      </w:rPr>
                      <m:t xml:space="preserve"> θ</m:t>
                    </m:r>
                    <m:ctrlPr>
                      <w:rPr>
                        <w:rFonts w:ascii="DejaVu Math TeX Gyre" w:hAnsi="DejaVu Math TeX Gyre" w:cs="Times New Roman" w:eastAsiaTheme="minorEastAsia"/>
                        <w:i w:val="0"/>
                        <w:iCs w:val="0"/>
                        <w:sz w:val="24"/>
                      </w:rPr>
                    </m:ctrlPr>
                  </m:e>
                  <m:sub>
                    <m:r>
                      <m:rPr>
                        <m:nor/>
                        <m:sty m:val="p"/>
                      </m:rPr>
                      <w:rPr>
                        <w:rFonts w:hint="default" w:ascii="Times New Roman" w:hAnsi="Times New Roman" w:cs="Times New Roman" w:eastAsiaTheme="minorEastAsia"/>
                        <w:b w:val="0"/>
                        <w:i w:val="0"/>
                        <w:iCs w:val="0"/>
                        <w:sz w:val="24"/>
                      </w:rPr>
                      <m:t>τ</m:t>
                    </m:r>
                    <m:ctrlPr>
                      <w:rPr>
                        <w:rFonts w:ascii="DejaVu Math TeX Gyre" w:hAnsi="DejaVu Math TeX Gyre" w:cs="Times New Roman" w:eastAsiaTheme="minorEastAsia"/>
                        <w:i w:val="0"/>
                        <w:iCs w:val="0"/>
                        <w:sz w:val="24"/>
                      </w:rPr>
                    </m:ctrlPr>
                  </m:sub>
                </m:sSub>
                <m:ctrlPr>
                  <w:rPr>
                    <w:rFonts w:hint="default" w:ascii="DejaVu Math TeX Gyre" w:hAnsi="DejaVu Math TeX Gyre" w:cs="Times New Roman"/>
                    <w:i w:val="0"/>
                    <w:iCs w:val="0"/>
                    <w:sz w:val="24"/>
                    <w:lang w:val="en-US"/>
                  </w:rPr>
                </m:ctrlPr>
              </m:e>
            </m:d>
            <m:ctrlPr>
              <w:rPr>
                <w:rFonts w:hint="default" w:ascii="DejaVu Math TeX Gyre" w:hAnsi="DejaVu Math TeX Gyre" w:cs="Times New Roman"/>
                <w:i w:val="0"/>
                <w:iCs w:val="0"/>
                <w:sz w:val="24"/>
                <w:lang w:val="en-US"/>
              </w:rPr>
            </m:ctrlPr>
          </m:e>
        </m:d>
      </m:oMath>
      <w:r>
        <w:rPr>
          <w:rFonts w:hint="eastAsia" w:hAnsi="DejaVu Math TeX Gyre" w:cs="Times New Roman Regular"/>
          <w:i w:val="0"/>
          <w:lang w:val="en-US" w:eastAsia="zh-CN"/>
        </w:rPr>
        <w:t xml:space="preserve">  </w:t>
      </w:r>
      <w:r>
        <w:rPr>
          <w:rFonts w:hint="default" w:hAnsi="DejaVu Math TeX Gyre" w:cs="Times New Roman Regular"/>
          <w:i w:val="0"/>
          <w:lang w:val="en-US" w:eastAsia="zh-CN"/>
        </w:rPr>
        <w:t xml:space="preserve">              (25)</w:t>
      </w:r>
    </w:p>
    <w:p w14:paraId="30389F56">
      <w:pPr>
        <w:jc w:val="right"/>
        <w:rPr>
          <w:rFonts w:hint="default" w:ascii="Times New Roman Regular" w:hAnsi="Times New Roman Regular" w:cs="Times New Roman Regular" w:eastAsiaTheme="minorEastAsia"/>
          <w:i w:val="0"/>
          <w:iCs w:val="0"/>
          <w:caps w:val="0"/>
          <w:spacing w:val="0"/>
          <w:sz w:val="24"/>
          <w:szCs w:val="24"/>
          <w:shd w:val="clear"/>
        </w:rPr>
      </w:pPr>
      <m:oMath>
        <m:sSup>
          <m:sSupPr>
            <m:ctrlPr>
              <w:rPr>
                <w:rFonts w:hint="default" w:ascii="DejaVu Math TeX Gyre" w:hAnsi="DejaVu Math TeX Gyre" w:cs="Times New Roman Regular" w:eastAsiaTheme="minorEastAsia"/>
                <w:i w:val="0"/>
                <w:iCs w:val="0"/>
                <w:sz w:val="24"/>
              </w:rPr>
            </m:ctrlPr>
          </m:sSupPr>
          <m:e>
            <m:r>
              <m:rPr>
                <m:nor/>
                <m:sty m:val="p"/>
              </m:rPr>
              <w:rPr>
                <w:rFonts w:hint="default" w:ascii="Times New Roman" w:hAnsi="Times New Roman" w:cs="Times New Roman Regular" w:eastAsiaTheme="minorEastAsia"/>
                <w:b w:val="0"/>
                <w:i w:val="0"/>
                <w:iCs w:val="0"/>
                <w:sz w:val="24"/>
              </w:rPr>
              <m:t>N</m:t>
            </m:r>
            <m:ctrlPr>
              <w:rPr>
                <w:rFonts w:ascii="DejaVu Math TeX Gyre" w:hAnsi="DejaVu Math TeX Gyre" w:cs="Times New Roman Regular" w:eastAsiaTheme="minorEastAsia"/>
                <w:i w:val="0"/>
                <w:iCs w:val="0"/>
                <w:sz w:val="24"/>
              </w:rPr>
            </m:ctrlPr>
          </m:e>
          <m:sup>
            <m:r>
              <m:rPr>
                <m:nor/>
                <m:sty m:val="p"/>
              </m:rPr>
              <w:rPr>
                <w:rFonts w:hint="default" w:ascii="Times New Roman" w:hAnsi="Times New Roman" w:cs="Times New Roman Regular" w:eastAsiaTheme="minorEastAsia"/>
                <w:b w:val="0"/>
                <w:i w:val="0"/>
                <w:iCs w:val="0"/>
                <w:sz w:val="24"/>
              </w:rPr>
              <m:t>after</m:t>
            </m:r>
            <m:ctrlPr>
              <w:rPr>
                <w:rFonts w:ascii="DejaVu Math TeX Gyre" w:hAnsi="DejaVu Math TeX Gyre" w:cs="Times New Roman Regular" w:eastAsiaTheme="minorEastAsia"/>
                <w:i w:val="0"/>
                <w:iCs w:val="0"/>
                <w:sz w:val="24"/>
              </w:rPr>
            </m:ctrlPr>
          </m:sup>
        </m:sSup>
        <m:r>
          <m:rPr>
            <m:nor/>
            <m:sty m:val="p"/>
          </m:rPr>
          <w:rPr>
            <w:rFonts w:hint="default" w:ascii="Times New Roman" w:hAnsi="Times New Roman" w:cs="Times New Roman Regular" w:eastAsiaTheme="minorEastAsia"/>
            <w:b w:val="0"/>
            <w:i w:val="0"/>
            <w:iCs w:val="0"/>
            <w:sz w:val="24"/>
          </w:rPr>
          <m:t xml:space="preserve">τ = </m:t>
        </m:r>
        <m:d>
          <m:dPr>
            <m:begChr m:val="|"/>
            <m:endChr m:val="|"/>
            <m:ctrlPr>
              <w:rPr>
                <w:rFonts w:hint="default" w:ascii="DejaVu Math TeX Gyre" w:hAnsi="DejaVu Math TeX Gyre" w:cs="Times New Roman"/>
                <w:i w:val="0"/>
                <w:iCs w:val="0"/>
                <w:sz w:val="24"/>
                <w:lang w:val="en-US"/>
              </w:rPr>
            </m:ctrlPr>
          </m:dPr>
          <m:e>
            <m:d>
              <m:dPr>
                <m:begChr m:val="{"/>
                <m:endChr m:val="}"/>
                <m:ctrlPr>
                  <w:rPr>
                    <w:rFonts w:hint="default" w:ascii="DejaVu Math TeX Gyre" w:hAnsi="DejaVu Math TeX Gyre" w:cs="Times New Roman"/>
                    <w:i w:val="0"/>
                    <w:iCs w:val="0"/>
                    <w:sz w:val="24"/>
                    <w:lang w:val="en-US"/>
                  </w:rPr>
                </m:ctrlPr>
              </m:dPr>
              <m:e>
                <m:r>
                  <m:rPr>
                    <m:nor/>
                    <m:sty m:val="p"/>
                  </m:rPr>
                  <w:rPr>
                    <w:rFonts w:hint="default" w:ascii="Times New Roman" w:hAnsi="Times New Roman" w:cs="Times New Roman" w:eastAsiaTheme="minorEastAsia"/>
                    <w:b w:val="0"/>
                    <w:i w:val="0"/>
                    <w:iCs w:val="0"/>
                    <w:sz w:val="24"/>
                  </w:rPr>
                  <m:t xml:space="preserve">(i,j): i&lt;j, </m:t>
                </m:r>
                <m:sSubSup>
                  <m:sSubSupPr>
                    <m:ctrlPr>
                      <w:rPr>
                        <w:rFonts w:hint="default" w:ascii="DejaVu Math TeX Gyre" w:hAnsi="DejaVu Math TeX Gyre" w:cs="Times New Roman"/>
                        <w:i w:val="0"/>
                        <w:iCs w:val="0"/>
                        <w:sz w:val="24"/>
                        <w:lang w:val="en-US"/>
                      </w:rPr>
                    </m:ctrlPr>
                  </m:sSubSupPr>
                  <m:e>
                    <m:r>
                      <m:rPr>
                        <m:nor/>
                        <m:sty m:val="p"/>
                      </m:rPr>
                      <w:rPr>
                        <w:rFonts w:hint="default" w:cs="Times New Roman"/>
                        <w:b w:val="0"/>
                        <w:i w:val="0"/>
                        <w:iCs w:val="0"/>
                        <w:sz w:val="24"/>
                        <w:lang w:val="en-US"/>
                      </w:rPr>
                      <m:t>CV</m:t>
                    </m:r>
                    <m:ctrlPr>
                      <w:rPr>
                        <w:rFonts w:hint="default" w:ascii="DejaVu Math TeX Gyre" w:hAnsi="DejaVu Math TeX Gyre" w:cs="Times New Roman"/>
                        <w:i w:val="0"/>
                        <w:iCs w:val="0"/>
                        <w:sz w:val="24"/>
                        <w:lang w:val="en-US"/>
                      </w:rPr>
                    </m:ctrlPr>
                  </m:e>
                  <m:sub>
                    <m:r>
                      <m:rPr>
                        <m:nor/>
                        <m:sty m:val="p"/>
                      </m:rPr>
                      <w:rPr>
                        <w:rFonts w:hint="default" w:cs="Times New Roman"/>
                        <w:b w:val="0"/>
                        <w:i w:val="0"/>
                        <w:iCs w:val="0"/>
                        <w:sz w:val="24"/>
                        <w:lang w:val="en-US"/>
                      </w:rPr>
                      <m:t>OD</m:t>
                    </m:r>
                    <m:ctrlPr>
                      <w:rPr>
                        <w:rFonts w:hint="default" w:ascii="DejaVu Math TeX Gyre" w:hAnsi="DejaVu Math TeX Gyre" w:cs="Times New Roman"/>
                        <w:i w:val="0"/>
                        <w:iCs w:val="0"/>
                        <w:sz w:val="24"/>
                        <w:lang w:val="en-US"/>
                      </w:rPr>
                    </m:ctrlPr>
                  </m:sub>
                  <m:sup>
                    <m:r>
                      <m:rPr>
                        <m:nor/>
                        <m:sty m:val="p"/>
                      </m:rPr>
                      <w:rPr>
                        <w:rFonts w:hint="default" w:cs="Times New Roman"/>
                        <w:b w:val="0"/>
                        <w:i w:val="0"/>
                        <w:iCs w:val="0"/>
                        <w:sz w:val="24"/>
                        <w:lang w:val="en-US"/>
                      </w:rPr>
                      <m:t>P</m:t>
                    </m:r>
                    <m:ctrlPr>
                      <w:rPr>
                        <w:rFonts w:hint="default" w:ascii="DejaVu Math TeX Gyre" w:hAnsi="DejaVu Math TeX Gyre" w:cs="Times New Roman"/>
                        <w:i w:val="0"/>
                        <w:iCs w:val="0"/>
                        <w:sz w:val="24"/>
                        <w:lang w:val="en-US"/>
                      </w:rPr>
                    </m:ctrlPr>
                  </m:sup>
                </m:sSubSup>
                <m:r>
                  <m:rPr>
                    <m:nor/>
                    <m:sty m:val="p"/>
                  </m:rPr>
                  <w:rPr>
                    <w:rFonts w:hint="default" w:ascii="Times New Roman" w:hAnsi="Times New Roman" w:cs="Times New Roman" w:eastAsiaTheme="minorEastAsia"/>
                    <w:b w:val="0"/>
                    <w:i w:val="0"/>
                    <w:iCs w:val="0"/>
                    <w:sz w:val="24"/>
                  </w:rPr>
                  <m:t>(i,j) ≥</m:t>
                </m:r>
                <m:sSub>
                  <m:sSubPr>
                    <m:ctrlPr>
                      <w:rPr>
                        <w:rFonts w:hint="default" w:ascii="DejaVu Math TeX Gyre" w:hAnsi="DejaVu Math TeX Gyre" w:cs="Times New Roman" w:eastAsiaTheme="minorEastAsia"/>
                        <w:i w:val="0"/>
                        <w:iCs w:val="0"/>
                        <w:sz w:val="24"/>
                      </w:rPr>
                    </m:ctrlPr>
                  </m:sSubPr>
                  <m:e>
                    <m:r>
                      <m:rPr>
                        <m:nor/>
                        <m:sty m:val="p"/>
                      </m:rPr>
                      <w:rPr>
                        <w:rFonts w:hint="default" w:ascii="Times New Roman" w:hAnsi="Times New Roman" w:cs="Times New Roman"/>
                        <w:b w:val="0"/>
                        <w:i w:val="0"/>
                        <w:iCs w:val="0"/>
                        <w:sz w:val="24"/>
                        <w:lang w:val="en-US"/>
                      </w:rPr>
                      <m:t xml:space="preserve"> θ</m:t>
                    </m:r>
                    <m:ctrlPr>
                      <w:rPr>
                        <w:rFonts w:ascii="DejaVu Math TeX Gyre" w:hAnsi="DejaVu Math TeX Gyre" w:cs="Times New Roman" w:eastAsiaTheme="minorEastAsia"/>
                        <w:i w:val="0"/>
                        <w:iCs w:val="0"/>
                        <w:sz w:val="24"/>
                      </w:rPr>
                    </m:ctrlPr>
                  </m:e>
                  <m:sub>
                    <m:r>
                      <m:rPr>
                        <m:nor/>
                        <m:sty m:val="p"/>
                      </m:rPr>
                      <w:rPr>
                        <w:rFonts w:hint="default" w:ascii="Times New Roman" w:hAnsi="Times New Roman" w:cs="Times New Roman" w:eastAsiaTheme="minorEastAsia"/>
                        <w:b w:val="0"/>
                        <w:i w:val="0"/>
                        <w:iCs w:val="0"/>
                        <w:sz w:val="24"/>
                      </w:rPr>
                      <m:t>τ</m:t>
                    </m:r>
                    <m:ctrlPr>
                      <w:rPr>
                        <w:rFonts w:ascii="DejaVu Math TeX Gyre" w:hAnsi="DejaVu Math TeX Gyre" w:cs="Times New Roman" w:eastAsiaTheme="minorEastAsia"/>
                        <w:i w:val="0"/>
                        <w:iCs w:val="0"/>
                        <w:sz w:val="24"/>
                      </w:rPr>
                    </m:ctrlPr>
                  </m:sub>
                </m:sSub>
                <m:ctrlPr>
                  <w:rPr>
                    <w:rFonts w:hint="default" w:ascii="DejaVu Math TeX Gyre" w:hAnsi="DejaVu Math TeX Gyre" w:cs="Times New Roman"/>
                    <w:i w:val="0"/>
                    <w:iCs w:val="0"/>
                    <w:sz w:val="24"/>
                    <w:lang w:val="en-US"/>
                  </w:rPr>
                </m:ctrlPr>
              </m:e>
            </m:d>
            <m:ctrlPr>
              <w:rPr>
                <w:rFonts w:hint="default" w:ascii="DejaVu Math TeX Gyre" w:hAnsi="DejaVu Math TeX Gyre" w:cs="Times New Roman"/>
                <w:i w:val="0"/>
                <w:iCs w:val="0"/>
                <w:sz w:val="24"/>
                <w:lang w:val="en-US"/>
              </w:rPr>
            </m:ctrlPr>
          </m:e>
        </m:d>
      </m:oMath>
      <w:r>
        <w:rPr>
          <w:rFonts w:hint="eastAsia" w:hAnsi="DejaVu Math TeX Gyre" w:cs="Times New Roman Regular"/>
          <w:i w:val="0"/>
          <w:lang w:val="en-US" w:eastAsia="zh-CN"/>
        </w:rPr>
        <w:t xml:space="preserve">  </w:t>
      </w:r>
      <w:r>
        <w:rPr>
          <w:rFonts w:hint="default" w:hAnsi="DejaVu Math TeX Gyre" w:cs="Times New Roman Regular"/>
          <w:i w:val="0"/>
          <w:lang w:val="en-US" w:eastAsia="zh-CN"/>
        </w:rPr>
        <w:t xml:space="preserve">              (26)</w:t>
      </w:r>
    </w:p>
    <w:p w14:paraId="526F20E4">
      <w:pPr>
        <w:jc w:val="both"/>
        <w:rPr>
          <w:rFonts w:hint="default" w:ascii="Times New Roman Regular" w:hAnsi="Times New Roman Regular" w:cs="Times New Roman Regular" w:eastAsiaTheme="minorEastAsia"/>
          <w:i w:val="0"/>
          <w:iCs w:val="0"/>
          <w:caps w:val="0"/>
          <w:spacing w:val="0"/>
          <w:sz w:val="24"/>
          <w:szCs w:val="24"/>
        </w:rPr>
      </w:pPr>
      <w:r>
        <w:rPr>
          <w:rFonts w:hint="default" w:ascii="Times New Roman Regular" w:hAnsi="Times New Roman Regular" w:cs="Times New Roman Regular" w:eastAsiaTheme="minorEastAsia"/>
          <w:i w:val="0"/>
          <w:iCs w:val="0"/>
          <w:caps w:val="0"/>
          <w:spacing w:val="0"/>
          <w:sz w:val="24"/>
          <w:szCs w:val="24"/>
          <w:shd w:val="clear"/>
        </w:rPr>
        <w:t xml:space="preserve">with de-isolation count </w:t>
      </w:r>
      <m:oMath>
        <m:r>
          <m:rPr>
            <m:nor/>
            <m:sty m:val="p"/>
          </m:rPr>
          <w:rPr>
            <w:rFonts w:hint="default" w:ascii="Times New Roman" w:hAnsi="Times New Roman" w:cs="Times New Roman Regular" w:eastAsiaTheme="minorEastAsia"/>
            <w:b w:val="0"/>
            <w:i w:val="0"/>
            <w:iCs w:val="0"/>
            <w:sz w:val="24"/>
          </w:rPr>
          <m:t>Δ</m:t>
        </m:r>
        <m:sSub>
          <m:sSubPr>
            <m:ctrlPr>
              <w:rPr>
                <w:rFonts w:hint="default" w:ascii="DejaVu Math TeX Gyre" w:hAnsi="DejaVu Math TeX Gyre" w:cs="Times New Roman Regular" w:eastAsiaTheme="minorEastAsia"/>
                <w:i w:val="0"/>
                <w:iCs w:val="0"/>
                <w:sz w:val="24"/>
              </w:rPr>
            </m:ctrlPr>
          </m:sSubPr>
          <m:e>
            <m:r>
              <m:rPr>
                <m:nor/>
                <m:sty m:val="p"/>
              </m:rPr>
              <w:rPr>
                <w:rFonts w:hint="default" w:ascii="Times New Roman" w:hAnsi="Times New Roman" w:cs="Times New Roman Regular" w:eastAsiaTheme="minorEastAsia"/>
                <w:b w:val="0"/>
                <w:i w:val="0"/>
                <w:iCs w:val="0"/>
                <w:sz w:val="24"/>
              </w:rPr>
              <m:t>N</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τ</m:t>
            </m:r>
            <m:ctrlPr>
              <w:rPr>
                <w:rFonts w:ascii="DejaVu Math TeX Gyre" w:hAnsi="DejaVu Math TeX Gyre" w:cs="Times New Roman Regular" w:eastAsiaTheme="minorEastAsia"/>
                <w:i w:val="0"/>
                <w:iCs w:val="0"/>
                <w:sz w:val="24"/>
              </w:rPr>
            </m:ctrlPr>
          </m:sub>
        </m:sSub>
        <m:r>
          <m:rPr>
            <m:nor/>
            <m:sty m:val="p"/>
          </m:rPr>
          <w:rPr>
            <w:rFonts w:hint="default" w:ascii="DejaVu Math TeX Gyre" w:hAnsi="DejaVu Math TeX Gyre" w:cs="Times New Roman Regular"/>
            <w:b w:val="0"/>
            <w:i w:val="0"/>
            <w:iCs w:val="0"/>
            <w:sz w:val="24"/>
            <w:lang w:val="en-US"/>
          </w:rPr>
          <m:t xml:space="preserve"> = </m:t>
        </m:r>
        <m:sSup>
          <m:sSupPr>
            <m:ctrlPr>
              <w:rPr>
                <w:rFonts w:hint="default" w:ascii="DejaVu Math TeX Gyre" w:hAnsi="DejaVu Math TeX Gyre" w:cs="Times New Roman Regular" w:eastAsiaTheme="minorEastAsia"/>
                <w:i w:val="0"/>
                <w:iCs w:val="0"/>
                <w:sz w:val="24"/>
              </w:rPr>
            </m:ctrlPr>
          </m:sSupPr>
          <m:e>
            <m:r>
              <m:rPr>
                <m:nor/>
                <m:sty m:val="p"/>
              </m:rPr>
              <w:rPr>
                <w:rFonts w:hint="default" w:ascii="Times New Roman" w:hAnsi="Times New Roman" w:cs="Times New Roman Regular" w:eastAsiaTheme="minorEastAsia"/>
                <w:b w:val="0"/>
                <w:i w:val="0"/>
                <w:iCs w:val="0"/>
                <w:sz w:val="24"/>
              </w:rPr>
              <m:t>N</m:t>
            </m:r>
            <m:ctrlPr>
              <w:rPr>
                <w:rFonts w:ascii="DejaVu Math TeX Gyre" w:hAnsi="DejaVu Math TeX Gyre" w:cs="Times New Roman Regular" w:eastAsiaTheme="minorEastAsia"/>
                <w:i w:val="0"/>
                <w:iCs w:val="0"/>
                <w:sz w:val="24"/>
              </w:rPr>
            </m:ctrlPr>
          </m:e>
          <m:sup>
            <m:r>
              <m:rPr>
                <m:nor/>
                <m:sty m:val="p"/>
              </m:rPr>
              <w:rPr>
                <w:rFonts w:hint="default" w:ascii="Times New Roman" w:hAnsi="Times New Roman" w:cs="Times New Roman Regular" w:eastAsiaTheme="minorEastAsia"/>
                <w:b w:val="0"/>
                <w:i w:val="0"/>
                <w:iCs w:val="0"/>
                <w:sz w:val="24"/>
              </w:rPr>
              <m:t>before</m:t>
            </m:r>
            <m:ctrlPr>
              <w:rPr>
                <w:rFonts w:ascii="DejaVu Math TeX Gyre" w:hAnsi="DejaVu Math TeX Gyre" w:cs="Times New Roman Regular" w:eastAsiaTheme="minorEastAsia"/>
                <w:i w:val="0"/>
                <w:iCs w:val="0"/>
                <w:sz w:val="24"/>
              </w:rPr>
            </m:ctrlPr>
          </m:sup>
        </m:sSup>
        <m:r>
          <m:rPr>
            <m:nor/>
            <m:sty m:val="p"/>
          </m:rPr>
          <w:rPr>
            <w:rFonts w:hint="default" w:ascii="Times New Roman" w:hAnsi="Times New Roman" w:cs="Times New Roman Regular" w:eastAsiaTheme="minorEastAsia"/>
            <w:b w:val="0"/>
            <w:i w:val="0"/>
            <w:iCs w:val="0"/>
            <w:sz w:val="24"/>
          </w:rPr>
          <m:t xml:space="preserve">τ − </m:t>
        </m:r>
        <m:sSup>
          <m:sSupPr>
            <m:ctrlPr>
              <w:rPr>
                <w:rFonts w:hint="default" w:ascii="DejaVu Math TeX Gyre" w:hAnsi="DejaVu Math TeX Gyre" w:cs="Times New Roman Regular" w:eastAsiaTheme="minorEastAsia"/>
                <w:i w:val="0"/>
                <w:iCs w:val="0"/>
                <w:sz w:val="24"/>
              </w:rPr>
            </m:ctrlPr>
          </m:sSupPr>
          <m:e>
            <m:r>
              <m:rPr>
                <m:nor/>
                <m:sty m:val="p"/>
              </m:rPr>
              <w:rPr>
                <w:rFonts w:hint="default" w:ascii="Times New Roman" w:hAnsi="Times New Roman" w:cs="Times New Roman Regular" w:eastAsiaTheme="minorEastAsia"/>
                <w:b w:val="0"/>
                <w:i w:val="0"/>
                <w:iCs w:val="0"/>
                <w:sz w:val="24"/>
              </w:rPr>
              <m:t>N</m:t>
            </m:r>
            <m:ctrlPr>
              <w:rPr>
                <w:rFonts w:ascii="DejaVu Math TeX Gyre" w:hAnsi="DejaVu Math TeX Gyre" w:cs="Times New Roman Regular" w:eastAsiaTheme="minorEastAsia"/>
                <w:i w:val="0"/>
                <w:iCs w:val="0"/>
                <w:sz w:val="24"/>
              </w:rPr>
            </m:ctrlPr>
          </m:e>
          <m:sup>
            <m:r>
              <m:rPr>
                <m:nor/>
                <m:sty m:val="p"/>
              </m:rPr>
              <w:rPr>
                <w:rFonts w:hint="default" w:ascii="Times New Roman" w:hAnsi="Times New Roman" w:cs="Times New Roman Regular" w:eastAsiaTheme="minorEastAsia"/>
                <w:b w:val="0"/>
                <w:i w:val="0"/>
                <w:iCs w:val="0"/>
                <w:sz w:val="24"/>
              </w:rPr>
              <m:t>after</m:t>
            </m:r>
            <m:ctrlPr>
              <w:rPr>
                <w:rFonts w:ascii="DejaVu Math TeX Gyre" w:hAnsi="DejaVu Math TeX Gyre" w:cs="Times New Roman Regular" w:eastAsiaTheme="minorEastAsia"/>
                <w:i w:val="0"/>
                <w:iCs w:val="0"/>
                <w:sz w:val="24"/>
              </w:rPr>
            </m:ctrlPr>
          </m:sup>
        </m:sSup>
        <m:r>
          <m:rPr>
            <m:nor/>
            <m:sty m:val="p"/>
          </m:rPr>
          <w:rPr>
            <w:rFonts w:hint="default" w:ascii="Times New Roman" w:hAnsi="Times New Roman" w:cs="Times New Roman Regular" w:eastAsiaTheme="minorEastAsia"/>
            <w:b w:val="0"/>
            <w:i w:val="0"/>
            <w:iCs w:val="0"/>
            <w:sz w:val="24"/>
          </w:rPr>
          <m:t>τ</m:t>
        </m:r>
      </m:oMath>
      <w:r>
        <w:rPr>
          <w:rFonts w:hint="default" w:ascii="Times New Roman Regular" w:hAnsi="Times New Roman Regular" w:cs="Times New Roman Regular" w:eastAsiaTheme="minorEastAsia"/>
          <w:i w:val="0"/>
          <w:iCs w:val="0"/>
          <w:caps w:val="0"/>
          <w:spacing w:val="0"/>
          <w:sz w:val="24"/>
          <w:szCs w:val="24"/>
          <w:shd w:val="clear"/>
        </w:rPr>
        <w:t>.</w:t>
      </w:r>
    </w:p>
    <w:p w14:paraId="62958A33">
      <w:pPr>
        <w:jc w:val="left"/>
        <w:rPr>
          <w:rFonts w:hint="default" w:hAnsi="sans-serif" w:eastAsia="sans-serif" w:cs="sans-serif"/>
          <w:i w:val="0"/>
          <w:iCs w:val="0"/>
          <w:caps w:val="0"/>
          <w:color w:val="3B3B3B"/>
          <w:spacing w:val="0"/>
          <w:kern w:val="0"/>
          <w:sz w:val="26"/>
          <w:szCs w:val="26"/>
          <w:shd w:val="clear" w:fill="FFFFFF"/>
          <w:lang w:val="en-US" w:eastAsia="zh-CN" w:bidi="ar"/>
        </w:rPr>
      </w:pPr>
      <w:r>
        <w:rPr>
          <w:rFonts w:hint="default" w:ascii="Times New Roman Bold" w:hAnsi="Times New Roman Bold" w:cs="Times New Roman Bold" w:eastAsiaTheme="minorEastAsia"/>
          <w:b/>
          <w:bCs/>
          <w:i w:val="0"/>
          <w:iCs w:val="0"/>
          <w:caps w:val="0"/>
          <w:spacing w:val="0"/>
          <w:sz w:val="24"/>
          <w:szCs w:val="24"/>
          <w:shd w:val="clear"/>
        </w:rPr>
        <w:t>One-hour reachability and population isolation.</w:t>
      </w:r>
      <w:r>
        <w:rPr>
          <w:rFonts w:hint="default" w:ascii="Times New Roman Regular" w:hAnsi="Times New Roman Regular" w:cs="Times New Roman Regular" w:eastAsiaTheme="minorEastAsia"/>
          <w:i w:val="0"/>
          <w:iCs w:val="0"/>
          <w:caps w:val="0"/>
          <w:spacing w:val="0"/>
          <w:sz w:val="24"/>
          <w:szCs w:val="24"/>
          <w:shd w:val="clear"/>
        </w:rPr>
        <w:t xml:space="preserve"> </w:t>
      </w:r>
      <w:r>
        <w:rPr>
          <w:rFonts w:hint="default" w:ascii="Times New Roman Regular" w:hAnsi="Times New Roman Regular" w:cs="Times New Roman Regular"/>
          <w:i w:val="0"/>
          <w:iCs w:val="0"/>
          <w:caps w:val="0"/>
          <w:spacing w:val="0"/>
          <w:sz w:val="24"/>
          <w:szCs w:val="24"/>
          <w:shd w:val="clear"/>
          <w:lang w:val="en-US"/>
        </w:rPr>
        <w:t>T</w:t>
      </w:r>
      <w:r>
        <w:rPr>
          <w:rFonts w:hint="default" w:ascii="Times New Roman Regular" w:hAnsi="Times New Roman Regular" w:cs="Times New Roman Regular" w:eastAsiaTheme="minorEastAsia"/>
          <w:i w:val="0"/>
          <w:iCs w:val="0"/>
          <w:caps w:val="0"/>
          <w:spacing w:val="0"/>
          <w:sz w:val="24"/>
          <w:szCs w:val="24"/>
          <w:shd w:val="clear"/>
        </w:rPr>
        <w:t xml:space="preserve">he 1-hour near-neighbour reachability of city node </w:t>
      </w:r>
      <m:oMath>
        <m:r>
          <m:rPr>
            <m:nor/>
            <m:sty m:val="p"/>
          </m:rPr>
          <w:rPr>
            <w:rFonts w:hint="default" w:ascii="Times New Roman" w:hAnsi="Times New Roman" w:cs="Times New Roman Regular"/>
            <w:b w:val="0"/>
            <w:i w:val="0"/>
            <w:iCs w:val="0"/>
            <w:sz w:val="24"/>
          </w:rPr>
          <m:t>k</m:t>
        </m:r>
      </m:oMath>
      <w:r>
        <w:rPr>
          <w:rFonts w:hint="default" w:ascii="Times New Roman Regular" w:hAnsi="Times New Roman Regular" w:cs="Times New Roman Regular" w:eastAsiaTheme="minorEastAsia"/>
          <w:i w:val="0"/>
          <w:iCs w:val="0"/>
          <w:caps w:val="0"/>
          <w:spacing w:val="0"/>
          <w:sz w:val="24"/>
          <w:szCs w:val="24"/>
          <w:shd w:val="clear"/>
        </w:rPr>
        <w:t xml:space="preserve"> under scenario </w:t>
      </w:r>
      <m:oMath>
        <m:r>
          <m:rPr>
            <m:nor/>
            <m:sty m:val="p"/>
          </m:rPr>
          <w:rPr>
            <w:rFonts w:hint="default" w:ascii="Times New Roman" w:hAnsi="Times New Roman" w:cs="Times New Roman Regular" w:eastAsiaTheme="minorEastAsia"/>
            <w:b w:val="0"/>
            <w:i w:val="0"/>
            <w:iCs w:val="0"/>
            <w:caps w:val="0"/>
            <w:spacing w:val="0"/>
            <w:sz w:val="24"/>
            <w:szCs w:val="24"/>
            <w:shd w:val="clear"/>
          </w:rPr>
          <m:t xml:space="preserve">S in </m:t>
        </m:r>
        <m:d>
          <m:dPr>
            <m:begChr m:val="{"/>
            <m:endChr m:val="}"/>
            <m:ctrlPr>
              <w:rPr>
                <w:rFonts w:hint="default" w:ascii="DejaVu Math TeX Gyre" w:hAnsi="DejaVu Math TeX Gyre" w:cs="Times New Roman Regular" w:eastAsiaTheme="minorEastAsia"/>
                <w:i w:val="0"/>
                <w:iCs w:val="0"/>
                <w:caps w:val="0"/>
                <w:spacing w:val="0"/>
                <w:sz w:val="24"/>
                <w:szCs w:val="24"/>
                <w:shd w:val="clear"/>
              </w:rPr>
            </m:ctrlPr>
          </m:dPr>
          <m:e>
            <m:r>
              <m:rPr>
                <m:nor/>
                <m:sty m:val="p"/>
              </m:rPr>
              <w:rPr>
                <w:rFonts w:hint="default" w:ascii="Times New Roman" w:hAnsi="Times New Roman" w:cs="Times New Roman Regular" w:eastAsiaTheme="minorEastAsia"/>
                <w:b w:val="0"/>
                <w:i w:val="0"/>
                <w:iCs w:val="0"/>
                <w:caps w:val="0"/>
                <w:spacing w:val="0"/>
                <w:sz w:val="24"/>
                <w:szCs w:val="24"/>
                <w:shd w:val="clear"/>
              </w:rPr>
              <m:t>Normal (N), Extreme (E), Paved (P)</m:t>
            </m:r>
            <m:ctrlPr>
              <w:rPr>
                <w:rFonts w:hint="default" w:ascii="DejaVu Math TeX Gyre" w:hAnsi="DejaVu Math TeX Gyre" w:cs="Times New Roman Regular" w:eastAsiaTheme="minorEastAsia"/>
                <w:b w:val="0"/>
                <w:i w:val="0"/>
                <w:iCs w:val="0"/>
                <w:caps w:val="0"/>
                <w:spacing w:val="0"/>
                <w:sz w:val="24"/>
                <w:szCs w:val="24"/>
                <w:shd w:val="clear"/>
              </w:rPr>
            </m:ctrlPr>
          </m:e>
        </m:d>
      </m:oMath>
      <w:r>
        <w:rPr>
          <w:rFonts w:hint="default" w:ascii="Times New Roman Regular" w:hAnsi="Times New Roman Regular" w:cs="Times New Roman Regular" w:eastAsiaTheme="minorEastAsia"/>
          <w:i w:val="0"/>
          <w:iCs w:val="0"/>
          <w:caps w:val="0"/>
          <w:spacing w:val="0"/>
          <w:sz w:val="24"/>
          <w:szCs w:val="24"/>
          <w:shd w:val="clear"/>
        </w:rPr>
        <w:t xml:space="preserve"> was defined as</w:t>
      </w:r>
    </w:p>
    <w:p w14:paraId="33652BEF">
      <w:pPr>
        <w:jc w:val="right"/>
        <w:rPr>
          <w:rFonts w:hint="default" w:ascii="Times New Roman Regular" w:hAnsi="Times New Roman Regular" w:cs="Times New Roman Regular" w:eastAsiaTheme="minorEastAsia"/>
          <w:i w:val="0"/>
          <w:iCs w:val="0"/>
          <w:caps w:val="0"/>
          <w:spacing w:val="0"/>
          <w:sz w:val="24"/>
          <w:szCs w:val="24"/>
          <w:shd w:val="clear"/>
          <w:lang w:val="en-US" w:eastAsia="zh-CN"/>
        </w:rPr>
      </w:pPr>
      <m:oMath>
        <m:sSubSup>
          <m:sSubSupPr>
            <m:ctrlPr>
              <w:rPr>
                <w:rFonts w:hint="default" w:ascii="DejaVu Math TeX Gyre" w:hAnsi="DejaVu Math TeX Gyre" w:cs="Times New Roman Regular"/>
                <w:i w:val="0"/>
                <w:iCs w:val="0"/>
                <w:sz w:val="24"/>
                <w:lang w:val="en-US"/>
              </w:rPr>
            </m:ctrlPr>
          </m:sSubSupPr>
          <m:e>
            <m:r>
              <m:rPr>
                <m:nor/>
                <m:sty m:val="p"/>
              </m:rPr>
              <w:rPr>
                <w:rFonts w:hint="default" w:ascii="Times New Roman" w:hAnsi="Times New Roman" w:cs="Times New Roman Regular"/>
                <w:b w:val="0"/>
                <w:i w:val="0"/>
                <w:iCs w:val="0"/>
                <w:sz w:val="24"/>
                <w:lang w:val="en-US"/>
              </w:rPr>
              <m:t>R</m:t>
            </m:r>
            <m:ctrlPr>
              <w:rPr>
                <w:rFonts w:hint="default" w:ascii="DejaVu Math TeX Gyre" w:hAnsi="DejaVu Math TeX Gyre" w:cs="Times New Roman Regular"/>
                <w:i w:val="0"/>
                <w:iCs w:val="0"/>
                <w:sz w:val="24"/>
                <w:lang w:val="en-US"/>
              </w:rPr>
            </m:ctrlPr>
          </m:e>
          <m:sub>
            <m:r>
              <m:rPr>
                <m:nor/>
                <m:sty m:val="p"/>
              </m:rPr>
              <w:rPr>
                <w:rFonts w:hint="default" w:ascii="Times New Roman" w:hAnsi="Times New Roman" w:cs="Times New Roman Regular"/>
                <w:b w:val="0"/>
                <w:i w:val="0"/>
                <w:iCs w:val="0"/>
                <w:sz w:val="24"/>
                <w:lang w:val="en-US"/>
              </w:rPr>
              <m:t>k</m:t>
            </m:r>
            <m:ctrlPr>
              <w:rPr>
                <w:rFonts w:hint="default" w:ascii="DejaVu Math TeX Gyre" w:hAnsi="DejaVu Math TeX Gyre" w:cs="Times New Roman Regular"/>
                <w:i w:val="0"/>
                <w:iCs w:val="0"/>
                <w:sz w:val="24"/>
                <w:lang w:val="en-US"/>
              </w:rPr>
            </m:ctrlPr>
          </m:sub>
          <m:sup>
            <m:r>
              <m:rPr>
                <m:nor/>
                <m:sty m:val="p"/>
              </m:rPr>
              <w:rPr>
                <w:rFonts w:hint="default" w:ascii="Times New Roman" w:hAnsi="Times New Roman" w:cs="Times New Roman Regular"/>
                <w:b w:val="0"/>
                <w:i w:val="0"/>
                <w:iCs w:val="0"/>
                <w:sz w:val="24"/>
                <w:lang w:val="en-US"/>
              </w:rPr>
              <m:t>S</m:t>
            </m:r>
            <m:ctrlPr>
              <w:rPr>
                <w:rFonts w:hint="default" w:ascii="DejaVu Math TeX Gyre" w:hAnsi="DejaVu Math TeX Gyre" w:cs="Times New Roman Regular"/>
                <w:i w:val="0"/>
                <w:iCs w:val="0"/>
                <w:sz w:val="24"/>
                <w:lang w:val="en-US"/>
              </w:rPr>
            </m:ctrlPr>
          </m:sup>
        </m:sSubSup>
        <m:r>
          <m:rPr>
            <m:nor/>
            <m:sty m:val="p"/>
          </m:rPr>
          <w:rPr>
            <w:rFonts w:hint="default" w:ascii="Times New Roman" w:hAnsi="Times New Roman" w:cs="Times New Roman Regular"/>
            <w:b w:val="0"/>
            <w:i w:val="0"/>
            <w:iCs w:val="0"/>
            <w:sz w:val="24"/>
            <w:lang w:val="en-US"/>
          </w:rPr>
          <m:t xml:space="preserve"> = </m:t>
        </m:r>
        <m:d>
          <m:dPr>
            <m:begChr m:val="|"/>
            <m:endChr m:val="|"/>
            <m:ctrlPr>
              <w:rPr>
                <w:rFonts w:hint="default" w:ascii="DejaVu Math TeX Gyre" w:hAnsi="DejaVu Math TeX Gyre" w:cs="Times New Roman"/>
                <w:i w:val="0"/>
                <w:iCs w:val="0"/>
                <w:sz w:val="24"/>
                <w:lang w:val="en-US"/>
              </w:rPr>
            </m:ctrlPr>
          </m:dPr>
          <m:e>
            <m:d>
              <m:dPr>
                <m:begChr m:val="{"/>
                <m:endChr m:val="}"/>
                <m:ctrlPr>
                  <w:rPr>
                    <w:rFonts w:hint="default" w:ascii="DejaVu Math TeX Gyre" w:hAnsi="DejaVu Math TeX Gyre" w:cs="Times New Roman"/>
                    <w:i w:val="0"/>
                    <w:iCs w:val="0"/>
                    <w:sz w:val="24"/>
                    <w:lang w:val="en-US"/>
                  </w:rPr>
                </m:ctrlPr>
              </m:dPr>
              <m:e>
                <m:r>
                  <m:rPr>
                    <m:nor/>
                    <m:sty m:val="p"/>
                  </m:rPr>
                  <w:rPr>
                    <w:rFonts w:hint="default" w:cs="Times New Roman"/>
                    <w:b w:val="0"/>
                    <w:i w:val="0"/>
                    <w:iCs w:val="0"/>
                    <w:sz w:val="24"/>
                    <w:lang w:val="en-US" w:eastAsia="zh-CN"/>
                  </w:rPr>
                  <m:t xml:space="preserve">j: j≠k, </m:t>
                </m:r>
                <m:sSubSup>
                  <m:sSubSupPr>
                    <m:ctrlPr>
                      <w:rPr>
                        <w:rFonts w:hint="default" w:ascii="DejaVu Math TeX Gyre" w:hAnsi="DejaVu Math TeX Gyre" w:cs="Times New Roman" w:eastAsiaTheme="minorEastAsia"/>
                        <w:i w:val="0"/>
                        <w:iCs w:val="0"/>
                        <w:sz w:val="24"/>
                      </w:rPr>
                    </m:ctrlPr>
                  </m:sSubSupPr>
                  <m:e>
                    <m:r>
                      <m:rPr>
                        <m:nor/>
                        <m:sty m:val="p"/>
                      </m:rPr>
                      <w:rPr>
                        <w:rFonts w:hint="default" w:ascii="Times New Roman" w:hAnsi="Times New Roman" w:cs="Times New Roman" w:eastAsiaTheme="minorEastAsia"/>
                        <w:b w:val="0"/>
                        <w:i w:val="0"/>
                        <w:iCs w:val="0"/>
                        <w:sz w:val="24"/>
                      </w:rPr>
                      <m:t>t</m:t>
                    </m:r>
                    <m:ctrlPr>
                      <w:rPr>
                        <w:rFonts w:ascii="DejaVu Math TeX Gyre" w:hAnsi="DejaVu Math TeX Gyre" w:cs="Times New Roman" w:eastAsiaTheme="minorEastAsia"/>
                        <w:i w:val="0"/>
                        <w:iCs w:val="0"/>
                        <w:sz w:val="24"/>
                      </w:rPr>
                    </m:ctrlPr>
                  </m:e>
                  <m:sub>
                    <m:r>
                      <m:rPr>
                        <m:nor/>
                        <m:sty m:val="p"/>
                      </m:rPr>
                      <w:rPr>
                        <w:rFonts w:hint="default" w:ascii="Times New Roman" w:hAnsi="Times New Roman" w:cs="Times New Roman" w:eastAsiaTheme="minorEastAsia"/>
                        <w:b w:val="0"/>
                        <w:i w:val="0"/>
                        <w:iCs w:val="0"/>
                        <w:sz w:val="24"/>
                      </w:rPr>
                      <m:t>kj</m:t>
                    </m:r>
                    <m:ctrlPr>
                      <w:rPr>
                        <w:rFonts w:ascii="DejaVu Math TeX Gyre" w:hAnsi="DejaVu Math TeX Gyre" w:cs="Times New Roman" w:eastAsiaTheme="minorEastAsia"/>
                        <w:i w:val="0"/>
                        <w:iCs w:val="0"/>
                        <w:sz w:val="24"/>
                      </w:rPr>
                    </m:ctrlPr>
                  </m:sub>
                  <m:sup>
                    <m:r>
                      <m:rPr>
                        <m:nor/>
                        <m:sty m:val="p"/>
                      </m:rPr>
                      <w:rPr>
                        <w:rFonts w:hint="default" w:ascii="Times New Roman" w:hAnsi="Times New Roman" w:cs="Times New Roman" w:eastAsiaTheme="minorEastAsia"/>
                        <w:b w:val="0"/>
                        <w:i w:val="0"/>
                        <w:iCs w:val="0"/>
                        <w:sz w:val="24"/>
                      </w:rPr>
                      <m:t>S</m:t>
                    </m:r>
                    <m:ctrlPr>
                      <w:rPr>
                        <w:rFonts w:ascii="DejaVu Math TeX Gyre" w:hAnsi="DejaVu Math TeX Gyre" w:cs="Times New Roman" w:eastAsiaTheme="minorEastAsia"/>
                        <w:i w:val="0"/>
                        <w:iCs w:val="0"/>
                        <w:sz w:val="24"/>
                      </w:rPr>
                    </m:ctrlPr>
                  </m:sup>
                </m:sSubSup>
                <m:r>
                  <m:rPr>
                    <m:nor/>
                    <m:sty m:val="p"/>
                  </m:rPr>
                  <w:rPr>
                    <w:rFonts w:hint="default" w:ascii="Times New Roman" w:hAnsi="Times New Roman" w:cs="Times New Roman" w:eastAsiaTheme="minorEastAsia"/>
                    <w:b w:val="0"/>
                    <w:i w:val="0"/>
                    <w:iCs w:val="0"/>
                    <w:sz w:val="24"/>
                  </w:rPr>
                  <m:t>&lt;</m:t>
                </m:r>
                <m:sSub>
                  <m:sSubPr>
                    <m:ctrlPr>
                      <w:rPr>
                        <w:rFonts w:hint="default" w:ascii="DejaVu Math TeX Gyre" w:hAnsi="DejaVu Math TeX Gyre" w:cs="Times New Roman" w:eastAsiaTheme="minorEastAsia"/>
                        <w:i w:val="0"/>
                        <w:iCs w:val="0"/>
                        <w:sz w:val="24"/>
                      </w:rPr>
                    </m:ctrlPr>
                  </m:sSubPr>
                  <m:e>
                    <m:r>
                      <m:rPr>
                        <m:nor/>
                        <m:sty m:val="p"/>
                      </m:rPr>
                      <w:rPr>
                        <w:rFonts w:hint="default" w:ascii="Times New Roman" w:hAnsi="Times New Roman" w:cs="Times New Roman"/>
                        <w:b w:val="0"/>
                        <w:i w:val="0"/>
                        <w:iCs w:val="0"/>
                        <w:sz w:val="24"/>
                        <w:lang w:val="en-US"/>
                      </w:rPr>
                      <m:t>T</m:t>
                    </m:r>
                    <m:ctrlPr>
                      <w:rPr>
                        <w:rFonts w:hint="default" w:ascii="DejaVu Math TeX Gyre" w:hAnsi="DejaVu Math TeX Gyre" w:cs="Times New Roman" w:eastAsiaTheme="minorEastAsia"/>
                        <w:i w:val="0"/>
                        <w:iCs w:val="0"/>
                        <w:sz w:val="24"/>
                      </w:rPr>
                    </m:ctrlPr>
                  </m:e>
                  <m:sub>
                    <m:r>
                      <m:rPr>
                        <m:nor/>
                        <m:sty m:val="p"/>
                      </m:rPr>
                      <w:rPr>
                        <w:rFonts w:hint="default" w:ascii="Times New Roman" w:hAnsi="Times New Roman" w:cs="Times New Roman"/>
                        <w:b w:val="0"/>
                        <w:i w:val="0"/>
                        <w:iCs w:val="0"/>
                        <w:sz w:val="24"/>
                        <w:lang w:val="en-US"/>
                      </w:rPr>
                      <m:t>reach</m:t>
                    </m:r>
                    <m:ctrlPr>
                      <w:rPr>
                        <w:rFonts w:hint="default" w:ascii="DejaVu Math TeX Gyre" w:hAnsi="DejaVu Math TeX Gyre" w:cs="Times New Roman" w:eastAsiaTheme="minorEastAsia"/>
                        <w:i w:val="0"/>
                        <w:iCs w:val="0"/>
                        <w:sz w:val="24"/>
                      </w:rPr>
                    </m:ctrlPr>
                  </m:sub>
                </m:sSub>
                <m:ctrlPr>
                  <w:rPr>
                    <w:rFonts w:hint="default" w:ascii="DejaVu Math TeX Gyre" w:hAnsi="DejaVu Math TeX Gyre" w:cs="Times New Roman"/>
                    <w:i w:val="0"/>
                    <w:iCs w:val="0"/>
                    <w:sz w:val="24"/>
                    <w:lang w:val="en-US"/>
                  </w:rPr>
                </m:ctrlPr>
              </m:e>
            </m:d>
            <m:ctrlPr>
              <w:rPr>
                <w:rFonts w:hint="default" w:ascii="DejaVu Math TeX Gyre" w:hAnsi="DejaVu Math TeX Gyre" w:cs="Times New Roman"/>
                <w:i w:val="0"/>
                <w:iCs w:val="0"/>
                <w:sz w:val="24"/>
                <w:lang w:val="en-US"/>
              </w:rPr>
            </m:ctrlPr>
          </m:e>
        </m:d>
      </m:oMath>
      <w:r>
        <w:rPr>
          <w:rFonts w:hint="eastAsia" w:cs="Times New Roman"/>
          <w:i w:val="0"/>
          <w:iCs w:val="0"/>
          <w:sz w:val="24"/>
          <w:lang w:val="en-US" w:eastAsia="zh-CN"/>
        </w:rPr>
        <w:t xml:space="preserve"> </w:t>
      </w:r>
      <w:r>
        <w:rPr>
          <w:rFonts w:hint="default" w:cs="Times New Roman"/>
          <w:i w:val="0"/>
          <w:iCs w:val="0"/>
          <w:sz w:val="24"/>
          <w:lang w:val="en-US" w:eastAsia="zh-CN"/>
        </w:rPr>
        <w:t xml:space="preserve">                     (27)</w:t>
      </w:r>
    </w:p>
    <w:p w14:paraId="13FDD679">
      <w:pPr>
        <w:jc w:val="both"/>
        <w:rPr>
          <w:rFonts w:hint="default" w:ascii="Times New Roman Regular" w:hAnsi="Times New Roman Regular" w:cs="Times New Roman Regular" w:eastAsiaTheme="minorEastAsia"/>
          <w:i w:val="0"/>
          <w:iCs w:val="0"/>
          <w:caps w:val="0"/>
          <w:spacing w:val="0"/>
          <w:sz w:val="24"/>
          <w:szCs w:val="24"/>
        </w:rPr>
      </w:pPr>
      <w:r>
        <w:rPr>
          <w:rFonts w:hint="default" w:ascii="Times New Roman Regular" w:hAnsi="Times New Roman Regular" w:cs="Times New Roman Regular" w:eastAsiaTheme="minorEastAsia"/>
          <w:i w:val="0"/>
          <w:iCs w:val="0"/>
          <w:caps w:val="0"/>
          <w:spacing w:val="0"/>
          <w:sz w:val="24"/>
          <w:szCs w:val="24"/>
          <w:shd w:val="clear"/>
        </w:rPr>
        <w:t xml:space="preserve">with </w:t>
      </w:r>
      <m:oMath>
        <m:sSub>
          <m:sSubPr>
            <m:ctrlPr>
              <w:rPr>
                <w:rFonts w:hint="default" w:ascii="DejaVu Math TeX Gyre" w:hAnsi="DejaVu Math TeX Gyre" w:cs="Times New Roman Regular" w:eastAsiaTheme="minorEastAsia"/>
                <w:i w:val="0"/>
                <w:iCs w:val="0"/>
                <w:caps w:val="0"/>
                <w:spacing w:val="0"/>
                <w:sz w:val="24"/>
                <w:szCs w:val="24"/>
                <w:shd w:val="clear"/>
              </w:rPr>
            </m:ctrlPr>
          </m:sSubPr>
          <m:e>
            <m:r>
              <m:rPr>
                <m:nor/>
                <m:sty m:val="p"/>
              </m:rPr>
              <w:rPr>
                <w:rFonts w:hint="default" w:ascii="Times New Roman" w:hAnsi="Times New Roman" w:cs="Times New Roman Regular"/>
                <w:b w:val="0"/>
                <w:i w:val="0"/>
                <w:iCs w:val="0"/>
                <w:caps w:val="0"/>
                <w:spacing w:val="0"/>
                <w:sz w:val="24"/>
                <w:szCs w:val="24"/>
                <w:shd w:val="clear"/>
                <w:lang w:val="en-US"/>
              </w:rPr>
              <m:t>T</m:t>
            </m:r>
            <m:ctrlPr>
              <w:rPr>
                <w:rFonts w:hint="default" w:ascii="DejaVu Math TeX Gyre" w:hAnsi="DejaVu Math TeX Gyre" w:cs="Times New Roman Regular" w:eastAsiaTheme="minorEastAsia"/>
                <w:i w:val="0"/>
                <w:iCs w:val="0"/>
                <w:caps w:val="0"/>
                <w:spacing w:val="0"/>
                <w:sz w:val="24"/>
                <w:szCs w:val="24"/>
                <w:shd w:val="clear"/>
              </w:rPr>
            </m:ctrlPr>
          </m:e>
          <m:sub>
            <m:r>
              <m:rPr>
                <m:nor/>
                <m:sty m:val="p"/>
              </m:rPr>
              <w:rPr>
                <w:rFonts w:hint="default" w:ascii="Times New Roman" w:hAnsi="Times New Roman" w:cs="Times New Roman Regular"/>
                <w:b w:val="0"/>
                <w:i w:val="0"/>
                <w:iCs w:val="0"/>
                <w:caps w:val="0"/>
                <w:spacing w:val="0"/>
                <w:sz w:val="24"/>
                <w:szCs w:val="24"/>
                <w:shd w:val="clear"/>
                <w:lang w:val="en-US"/>
              </w:rPr>
              <m:t>reach</m:t>
            </m:r>
            <m:ctrlPr>
              <w:rPr>
                <w:rFonts w:hint="default" w:ascii="DejaVu Math TeX Gyre" w:hAnsi="DejaVu Math TeX Gyre" w:cs="Times New Roman Regular" w:eastAsiaTheme="minorEastAsia"/>
                <w:i w:val="0"/>
                <w:iCs w:val="0"/>
                <w:caps w:val="0"/>
                <w:spacing w:val="0"/>
                <w:sz w:val="24"/>
                <w:szCs w:val="24"/>
                <w:shd w:val="clear"/>
              </w:rPr>
            </m:ctrlPr>
          </m:sub>
        </m:sSub>
        <m:r>
          <m:rPr>
            <m:nor/>
            <m:sty m:val="p"/>
          </m:rPr>
          <w:rPr>
            <w:rFonts w:hint="default" w:ascii="Times New Roman" w:hAnsi="Times New Roman" w:cs="Times New Roman Regular" w:eastAsiaTheme="minorEastAsia"/>
            <w:b w:val="0"/>
            <w:i w:val="0"/>
            <w:iCs w:val="0"/>
            <w:sz w:val="24"/>
          </w:rPr>
          <m:t>=1h</m:t>
        </m:r>
      </m:oMath>
      <w:r>
        <w:rPr>
          <w:rFonts w:hint="default" w:ascii="Times New Roman Regular" w:hAnsi="Times New Roman Regular" w:cs="Times New Roman Regular" w:eastAsiaTheme="minorEastAsia"/>
          <w:i w:val="0"/>
          <w:iCs w:val="0"/>
          <w:caps w:val="0"/>
          <w:spacing w:val="0"/>
          <w:sz w:val="24"/>
          <w:szCs w:val="24"/>
          <w:shd w:val="clear"/>
        </w:rPr>
        <w:t>. The population losing at least one 1-h neighbour under extreme conditions and the population de-isolated by paving were respectively,</w:t>
      </w:r>
    </w:p>
    <w:p w14:paraId="5164B529">
      <w:pPr>
        <w:jc w:val="right"/>
        <w:rPr>
          <w:rFonts w:hint="default" w:ascii="Times New Roman Regular" w:hAnsi="Times New Roman Regular" w:cs="Times New Roman Regular" w:eastAsiaTheme="minorEastAsia"/>
          <w:i w:val="0"/>
          <w:iCs w:val="0"/>
          <w:caps w:val="0"/>
          <w:spacing w:val="0"/>
          <w:sz w:val="24"/>
          <w:szCs w:val="24"/>
          <w:shd w:val="clear"/>
          <w:lang w:val="en-US"/>
        </w:rPr>
      </w:pPr>
      <m:oMath>
        <m:r>
          <m:rPr>
            <m:nor/>
            <m:sty m:val="p"/>
          </m:rPr>
          <w:rPr>
            <w:rFonts w:hint="default" w:ascii="Times New Roman" w:hAnsi="Times New Roman" w:cs="Times New Roman Regular" w:eastAsiaTheme="minorEastAsia"/>
            <w:b w:val="0"/>
            <w:i w:val="0"/>
            <w:iCs w:val="0"/>
            <w:sz w:val="24"/>
          </w:rPr>
          <m:t xml:space="preserve">Popisolated = </m:t>
        </m:r>
        <m:nary>
          <m:naryPr>
            <m:chr m:val="∑"/>
            <m:limLoc m:val="subSup"/>
            <m:supHide m:val="1"/>
            <m:ctrlPr>
              <w:rPr>
                <w:rFonts w:hint="default" w:ascii="DejaVu Math TeX Gyre" w:hAnsi="DejaVu Math TeX Gyre" w:cs="Times New Roman"/>
                <w:i w:val="0"/>
                <w:iCs w:val="0"/>
                <w:sz w:val="24"/>
                <w:lang w:val="en-US"/>
              </w:rPr>
            </m:ctrlPr>
          </m:naryPr>
          <m:sub>
            <m:r>
              <m:rPr>
                <m:sty m:val="p"/>
              </m:rPr>
              <w:rPr>
                <w:rFonts w:hint="default" w:cs="Times New Roman"/>
                <w:sz w:val="24"/>
                <w:lang w:val="en-US"/>
              </w:rPr>
              <m:t xml:space="preserve">k: </m:t>
            </m:r>
            <m:sSubSup>
              <m:sSubSupPr>
                <m:ctrlPr>
                  <w:rPr>
                    <w:rFonts w:hint="default" w:ascii="DejaVu Math TeX Gyre" w:hAnsi="DejaVu Math TeX Gyre" w:cs="Times New Roman Regular" w:eastAsiaTheme="minorEastAsia"/>
                    <w:i w:val="0"/>
                    <w:iCs w:val="0"/>
                    <w:sz w:val="24"/>
                  </w:rPr>
                </m:ctrlPr>
              </m:sSubSupPr>
              <m:e>
                <m:r>
                  <m:rPr>
                    <m:nor/>
                    <m:sty m:val="p"/>
                  </m:rPr>
                  <w:rPr>
                    <w:rFonts w:hint="default" w:ascii="Times New Roman" w:hAnsi="Times New Roman" w:cs="Times New Roman Regular" w:eastAsiaTheme="minorEastAsia"/>
                    <w:b w:val="0"/>
                    <w:i w:val="0"/>
                    <w:iCs w:val="0"/>
                    <w:sz w:val="24"/>
                  </w:rPr>
                  <m:t>R</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k</m:t>
                </m:r>
                <m:ctrlPr>
                  <w:rPr>
                    <w:rFonts w:ascii="DejaVu Math TeX Gyre" w:hAnsi="DejaVu Math TeX Gyre" w:cs="Times New Roman Regular" w:eastAsiaTheme="minorEastAsia"/>
                    <w:i w:val="0"/>
                    <w:iCs w:val="0"/>
                    <w:sz w:val="24"/>
                  </w:rPr>
                </m:ctrlPr>
              </m:sub>
              <m:sup>
                <m:r>
                  <m:rPr>
                    <m:nor/>
                    <m:sty m:val="p"/>
                  </m:rPr>
                  <w:rPr>
                    <w:rFonts w:hint="default" w:ascii="Times New Roman" w:hAnsi="Times New Roman" w:cs="Times New Roman Regular" w:eastAsiaTheme="minorEastAsia"/>
                    <w:b w:val="0"/>
                    <w:i w:val="0"/>
                    <w:iCs w:val="0"/>
                    <w:sz w:val="24"/>
                  </w:rPr>
                  <m:t>E</m:t>
                </m:r>
                <m:ctrlPr>
                  <w:rPr>
                    <w:rFonts w:ascii="DejaVu Math TeX Gyre" w:hAnsi="DejaVu Math TeX Gyre" w:cs="Times New Roman Regular" w:eastAsiaTheme="minorEastAsia"/>
                    <w:i w:val="0"/>
                    <w:iCs w:val="0"/>
                    <w:sz w:val="24"/>
                  </w:rPr>
                </m:ctrlPr>
              </m:sup>
            </m:sSubSup>
            <m:r>
              <m:rPr>
                <m:sty m:val="p"/>
              </m:rPr>
              <w:rPr>
                <w:rFonts w:hint="default" w:ascii="Times New Roman" w:hAnsi="Times New Roman" w:cs="Times New Roman Regular" w:eastAsiaTheme="minorEastAsia"/>
                <w:sz w:val="24"/>
              </w:rPr>
              <m:t>&lt;</m:t>
            </m:r>
            <m:sSubSup>
              <m:sSubSupPr>
                <m:ctrlPr>
                  <w:rPr>
                    <w:rFonts w:hint="default" w:ascii="DejaVu Math TeX Gyre" w:hAnsi="DejaVu Math TeX Gyre" w:cs="Times New Roman Regular" w:eastAsiaTheme="minorEastAsia"/>
                    <w:i w:val="0"/>
                    <w:iCs w:val="0"/>
                    <w:sz w:val="24"/>
                  </w:rPr>
                </m:ctrlPr>
              </m:sSubSupPr>
              <m:e>
                <m:r>
                  <m:rPr>
                    <m:nor/>
                    <m:sty m:val="p"/>
                  </m:rPr>
                  <w:rPr>
                    <w:rFonts w:hint="default" w:ascii="Times New Roman" w:hAnsi="Times New Roman" w:cs="Times New Roman Regular" w:eastAsiaTheme="minorEastAsia"/>
                    <w:b w:val="0"/>
                    <w:i w:val="0"/>
                    <w:iCs w:val="0"/>
                    <w:sz w:val="24"/>
                  </w:rPr>
                  <m:t>R</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k</m:t>
                </m:r>
                <m:ctrlPr>
                  <w:rPr>
                    <w:rFonts w:ascii="DejaVu Math TeX Gyre" w:hAnsi="DejaVu Math TeX Gyre" w:cs="Times New Roman Regular" w:eastAsiaTheme="minorEastAsia"/>
                    <w:i w:val="0"/>
                    <w:iCs w:val="0"/>
                    <w:sz w:val="24"/>
                  </w:rPr>
                </m:ctrlPr>
              </m:sub>
              <m:sup>
                <m:r>
                  <m:rPr>
                    <m:nor/>
                    <m:sty m:val="p"/>
                  </m:rPr>
                  <w:rPr>
                    <w:rFonts w:hint="default" w:ascii="Times New Roman" w:hAnsi="Times New Roman" w:cs="Times New Roman Regular" w:eastAsiaTheme="minorEastAsia"/>
                    <w:b w:val="0"/>
                    <w:i w:val="0"/>
                    <w:iCs w:val="0"/>
                    <w:sz w:val="24"/>
                  </w:rPr>
                  <m:t>N</m:t>
                </m:r>
                <m:ctrlPr>
                  <w:rPr>
                    <w:rFonts w:ascii="DejaVu Math TeX Gyre" w:hAnsi="DejaVu Math TeX Gyre" w:cs="Times New Roman Regular" w:eastAsiaTheme="minorEastAsia"/>
                    <w:i w:val="0"/>
                    <w:iCs w:val="0"/>
                    <w:sz w:val="24"/>
                  </w:rPr>
                </m:ctrlPr>
              </m:sup>
            </m:sSubSup>
            <m:ctrlPr>
              <w:rPr>
                <w:rFonts w:hint="default" w:ascii="DejaVu Math TeX Gyre" w:hAnsi="DejaVu Math TeX Gyre" w:cs="Times New Roman"/>
                <w:i w:val="0"/>
                <w:iCs w:val="0"/>
                <w:sz w:val="24"/>
                <w:lang w:val="en-US"/>
              </w:rPr>
            </m:ctrlPr>
          </m:sub>
          <m:sup>
            <m:ctrlPr>
              <w:rPr>
                <w:rFonts w:hint="default" w:ascii="DejaVu Math TeX Gyre" w:hAnsi="DejaVu Math TeX Gyre" w:cs="Times New Roman"/>
                <w:i w:val="0"/>
                <w:iCs w:val="0"/>
                <w:sz w:val="24"/>
                <w:lang w:val="en-US"/>
              </w:rPr>
            </m:ctrlPr>
          </m:sup>
          <m:e>
            <m:sSub>
              <m:sSubPr>
                <m:ctrlPr>
                  <w:rPr>
                    <w:rFonts w:hint="default" w:cs="Times New Roman"/>
                    <w:i w:val="0"/>
                    <w:iCs w:val="0"/>
                    <w:sz w:val="24"/>
                    <w:lang w:val="en-US"/>
                  </w:rPr>
                </m:ctrlPr>
              </m:sSubPr>
              <m:e>
                <m:r>
                  <m:rPr>
                    <m:sty m:val="p"/>
                  </m:rPr>
                  <w:rPr>
                    <w:rFonts w:hint="default" w:cs="Times New Roman"/>
                    <w:sz w:val="24"/>
                    <w:lang w:val="en-US"/>
                  </w:rPr>
                  <m:t>p</m:t>
                </m:r>
                <m:ctrlPr>
                  <w:rPr>
                    <w:rFonts w:hint="default" w:cs="Times New Roman"/>
                    <w:i w:val="0"/>
                    <w:iCs w:val="0"/>
                    <w:sz w:val="24"/>
                    <w:lang w:val="en-US"/>
                  </w:rPr>
                </m:ctrlPr>
              </m:e>
              <m:sub>
                <m:r>
                  <m:rPr>
                    <m:sty m:val="p"/>
                  </m:rPr>
                  <w:rPr>
                    <w:rFonts w:hint="default" w:cs="Times New Roman"/>
                    <w:sz w:val="24"/>
                    <w:lang w:val="en-US"/>
                  </w:rPr>
                  <m:t>k</m:t>
                </m:r>
                <m:ctrlPr>
                  <w:rPr>
                    <w:rFonts w:hint="default" w:cs="Times New Roman"/>
                    <w:i w:val="0"/>
                    <w:iCs w:val="0"/>
                    <w:sz w:val="24"/>
                    <w:lang w:val="en-US"/>
                  </w:rPr>
                </m:ctrlPr>
              </m:sub>
            </m:sSub>
            <m:ctrlPr>
              <w:rPr>
                <w:rFonts w:hint="default" w:ascii="DejaVu Math TeX Gyre" w:hAnsi="DejaVu Math TeX Gyre" w:cs="Times New Roman"/>
                <w:i w:val="0"/>
                <w:iCs w:val="0"/>
                <w:sz w:val="24"/>
                <w:lang w:val="en-US"/>
              </w:rPr>
            </m:ctrlPr>
          </m:e>
        </m:nary>
      </m:oMath>
      <w:r>
        <w:rPr>
          <w:rFonts w:hint="eastAsia" w:cs="Times New Roman"/>
          <w:i w:val="0"/>
          <w:iCs w:val="0"/>
          <w:sz w:val="24"/>
          <w:lang w:val="en-US" w:eastAsia="zh-CN"/>
        </w:rPr>
        <w:t xml:space="preserve"> </w:t>
      </w:r>
      <w:r>
        <w:rPr>
          <w:rFonts w:hint="default" w:cs="Times New Roman"/>
          <w:i w:val="0"/>
          <w:iCs w:val="0"/>
          <w:sz w:val="24"/>
          <w:lang w:val="en-US" w:eastAsia="zh-CN"/>
        </w:rPr>
        <w:t xml:space="preserve">                     (28)</w:t>
      </w:r>
    </w:p>
    <w:p w14:paraId="524DFBF8">
      <w:pPr>
        <w:jc w:val="right"/>
        <w:rPr>
          <w:rFonts w:hint="default" w:ascii="Times New Roman Regular" w:hAnsi="Times New Roman Regular" w:cs="Times New Roman Regular" w:eastAsiaTheme="minorEastAsia"/>
          <w:i w:val="0"/>
          <w:iCs w:val="0"/>
          <w:caps w:val="0"/>
          <w:spacing w:val="0"/>
          <w:sz w:val="24"/>
          <w:szCs w:val="24"/>
          <w:shd w:val="clear"/>
        </w:rPr>
      </w:pPr>
      <m:oMath>
        <m:r>
          <m:rPr>
            <m:nor/>
            <m:sty m:val="p"/>
          </m:rPr>
          <w:rPr>
            <w:rFonts w:hint="default" w:ascii="Times New Roman" w:hAnsi="Times New Roman" w:cs="Times New Roman Regular" w:eastAsiaTheme="minorEastAsia"/>
            <w:b w:val="0"/>
            <w:i w:val="0"/>
            <w:iCs w:val="0"/>
            <w:sz w:val="24"/>
          </w:rPr>
          <m:t>Poprecovered =</m:t>
        </m:r>
        <m:nary>
          <m:naryPr>
            <m:chr m:val="∑"/>
            <m:limLoc m:val="subSup"/>
            <m:supHide m:val="1"/>
            <m:ctrlPr>
              <w:rPr>
                <w:rFonts w:hint="default" w:ascii="DejaVu Math TeX Gyre" w:hAnsi="DejaVu Math TeX Gyre" w:cs="Times New Roman" w:eastAsiaTheme="minorEastAsia"/>
                <w:i w:val="0"/>
                <w:iCs w:val="0"/>
                <w:sz w:val="24"/>
              </w:rPr>
            </m:ctrlPr>
          </m:naryPr>
          <m:sub>
            <m:r>
              <m:rPr>
                <m:sty m:val="p"/>
              </m:rPr>
              <w:rPr>
                <w:rFonts w:hint="default" w:cs="Times New Roman"/>
                <w:sz w:val="24"/>
                <w:lang w:val="en-US"/>
              </w:rPr>
              <m:t>k:</m:t>
            </m:r>
            <m:sSubSup>
              <m:sSubSupPr>
                <m:ctrlPr>
                  <w:rPr>
                    <w:rFonts w:hint="default" w:ascii="DejaVu Math TeX Gyre" w:hAnsi="DejaVu Math TeX Gyre" w:cs="Times New Roman Regular" w:eastAsiaTheme="minorEastAsia"/>
                    <w:i w:val="0"/>
                    <w:iCs w:val="0"/>
                    <w:sz w:val="24"/>
                  </w:rPr>
                </m:ctrlPr>
              </m:sSubSupPr>
              <m:e>
                <m:r>
                  <m:rPr>
                    <m:nor/>
                    <m:sty m:val="p"/>
                  </m:rPr>
                  <w:rPr>
                    <w:rFonts w:hint="default" w:ascii="Times New Roman" w:hAnsi="Times New Roman" w:cs="Times New Roman Regular" w:eastAsiaTheme="minorEastAsia"/>
                    <w:b w:val="0"/>
                    <w:i w:val="0"/>
                    <w:iCs w:val="0"/>
                    <w:sz w:val="24"/>
                  </w:rPr>
                  <m:t>R</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k</m:t>
                </m:r>
                <m:ctrlPr>
                  <w:rPr>
                    <w:rFonts w:ascii="DejaVu Math TeX Gyre" w:hAnsi="DejaVu Math TeX Gyre" w:cs="Times New Roman Regular" w:eastAsiaTheme="minorEastAsia"/>
                    <w:i w:val="0"/>
                    <w:iCs w:val="0"/>
                    <w:sz w:val="24"/>
                  </w:rPr>
                </m:ctrlPr>
              </m:sub>
              <m:sup>
                <m:r>
                  <m:rPr>
                    <m:nor/>
                    <m:sty m:val="p"/>
                  </m:rPr>
                  <w:rPr>
                    <w:rFonts w:hint="default" w:ascii="Times New Roman" w:hAnsi="Times New Roman" w:cs="Times New Roman Regular" w:eastAsiaTheme="minorEastAsia"/>
                    <w:b w:val="0"/>
                    <w:i w:val="0"/>
                    <w:iCs w:val="0"/>
                    <w:sz w:val="24"/>
                  </w:rPr>
                  <m:t>P</m:t>
                </m:r>
                <m:ctrlPr>
                  <w:rPr>
                    <w:rFonts w:ascii="DejaVu Math TeX Gyre" w:hAnsi="DejaVu Math TeX Gyre" w:cs="Times New Roman Regular" w:eastAsiaTheme="minorEastAsia"/>
                    <w:i w:val="0"/>
                    <w:iCs w:val="0"/>
                    <w:sz w:val="24"/>
                  </w:rPr>
                </m:ctrlPr>
              </m:sup>
            </m:sSubSup>
            <m:r>
              <m:rPr>
                <m:sty m:val="p"/>
              </m:rPr>
              <w:rPr>
                <w:rFonts w:hint="default" w:ascii="Times New Roman" w:hAnsi="Times New Roman" w:cs="Times New Roman Regular" w:eastAsiaTheme="minorEastAsia"/>
                <w:sz w:val="24"/>
              </w:rPr>
              <m:t>&gt;</m:t>
            </m:r>
            <m:sSubSup>
              <m:sSubSupPr>
                <m:ctrlPr>
                  <w:rPr>
                    <w:rFonts w:hint="default" w:ascii="DejaVu Math TeX Gyre" w:hAnsi="DejaVu Math TeX Gyre" w:cs="Times New Roman Regular" w:eastAsiaTheme="minorEastAsia"/>
                    <w:i w:val="0"/>
                    <w:iCs w:val="0"/>
                    <w:sz w:val="24"/>
                  </w:rPr>
                </m:ctrlPr>
              </m:sSubSupPr>
              <m:e>
                <m:r>
                  <m:rPr>
                    <m:nor/>
                    <m:sty m:val="p"/>
                  </m:rPr>
                  <w:rPr>
                    <w:rFonts w:hint="default" w:ascii="Times New Roman" w:hAnsi="Times New Roman" w:cs="Times New Roman Regular" w:eastAsiaTheme="minorEastAsia"/>
                    <w:b w:val="0"/>
                    <w:i w:val="0"/>
                    <w:iCs w:val="0"/>
                    <w:sz w:val="24"/>
                  </w:rPr>
                  <m:t>R</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k</m:t>
                </m:r>
                <m:ctrlPr>
                  <w:rPr>
                    <w:rFonts w:ascii="DejaVu Math TeX Gyre" w:hAnsi="DejaVu Math TeX Gyre" w:cs="Times New Roman Regular" w:eastAsiaTheme="minorEastAsia"/>
                    <w:i w:val="0"/>
                    <w:iCs w:val="0"/>
                    <w:sz w:val="24"/>
                  </w:rPr>
                </m:ctrlPr>
              </m:sub>
              <m:sup>
                <m:r>
                  <m:rPr>
                    <m:nor/>
                    <m:sty m:val="p"/>
                  </m:rPr>
                  <w:rPr>
                    <w:rFonts w:hint="default" w:ascii="Times New Roman" w:hAnsi="Times New Roman" w:cs="Times New Roman Regular" w:eastAsiaTheme="minorEastAsia"/>
                    <w:b w:val="0"/>
                    <w:i w:val="0"/>
                    <w:iCs w:val="0"/>
                    <w:sz w:val="24"/>
                  </w:rPr>
                  <m:t>E</m:t>
                </m:r>
                <m:ctrlPr>
                  <w:rPr>
                    <w:rFonts w:ascii="DejaVu Math TeX Gyre" w:hAnsi="DejaVu Math TeX Gyre" w:cs="Times New Roman Regular" w:eastAsiaTheme="minorEastAsia"/>
                    <w:i w:val="0"/>
                    <w:iCs w:val="0"/>
                    <w:sz w:val="24"/>
                  </w:rPr>
                </m:ctrlPr>
              </m:sup>
            </m:sSubSup>
            <m:r>
              <m:rPr>
                <m:sty m:val="p"/>
              </m:rPr>
              <w:rPr>
                <w:rFonts w:hint="default" w:ascii="Times New Roman" w:hAnsi="Times New Roman" w:cs="Times New Roman Regular" w:eastAsiaTheme="minorEastAsia"/>
                <w:sz w:val="24"/>
              </w:rPr>
              <m:t xml:space="preserve">, </m:t>
            </m:r>
            <m:sSubSup>
              <m:sSubSupPr>
                <m:ctrlPr>
                  <w:rPr>
                    <w:rFonts w:hint="default" w:ascii="DejaVu Math TeX Gyre" w:hAnsi="DejaVu Math TeX Gyre" w:cs="Times New Roman Regular" w:eastAsiaTheme="minorEastAsia"/>
                    <w:i w:val="0"/>
                    <w:iCs w:val="0"/>
                    <w:sz w:val="24"/>
                  </w:rPr>
                </m:ctrlPr>
              </m:sSubSupPr>
              <m:e>
                <m:r>
                  <m:rPr>
                    <m:nor/>
                    <m:sty m:val="p"/>
                  </m:rPr>
                  <w:rPr>
                    <w:rFonts w:hint="default" w:ascii="Times New Roman" w:hAnsi="Times New Roman" w:cs="Times New Roman Regular" w:eastAsiaTheme="minorEastAsia"/>
                    <w:b w:val="0"/>
                    <w:i w:val="0"/>
                    <w:iCs w:val="0"/>
                    <w:sz w:val="24"/>
                  </w:rPr>
                  <m:t>R</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k</m:t>
                </m:r>
                <m:ctrlPr>
                  <w:rPr>
                    <w:rFonts w:ascii="DejaVu Math TeX Gyre" w:hAnsi="DejaVu Math TeX Gyre" w:cs="Times New Roman Regular" w:eastAsiaTheme="minorEastAsia"/>
                    <w:i w:val="0"/>
                    <w:iCs w:val="0"/>
                    <w:sz w:val="24"/>
                  </w:rPr>
                </m:ctrlPr>
              </m:sub>
              <m:sup>
                <m:r>
                  <m:rPr>
                    <m:nor/>
                    <m:sty m:val="p"/>
                  </m:rPr>
                  <w:rPr>
                    <w:rFonts w:hint="default" w:ascii="Times New Roman" w:hAnsi="Times New Roman" w:cs="Times New Roman Regular" w:eastAsiaTheme="minorEastAsia"/>
                    <w:b w:val="0"/>
                    <w:i w:val="0"/>
                    <w:iCs w:val="0"/>
                    <w:sz w:val="24"/>
                  </w:rPr>
                  <m:t>E</m:t>
                </m:r>
                <m:ctrlPr>
                  <w:rPr>
                    <w:rFonts w:ascii="DejaVu Math TeX Gyre" w:hAnsi="DejaVu Math TeX Gyre" w:cs="Times New Roman Regular" w:eastAsiaTheme="minorEastAsia"/>
                    <w:i w:val="0"/>
                    <w:iCs w:val="0"/>
                    <w:sz w:val="24"/>
                  </w:rPr>
                </m:ctrlPr>
              </m:sup>
            </m:sSubSup>
            <m:r>
              <m:rPr>
                <m:sty m:val="p"/>
              </m:rPr>
              <w:rPr>
                <w:rFonts w:hint="default" w:ascii="Times New Roman" w:hAnsi="Times New Roman" w:cs="Times New Roman Regular" w:eastAsiaTheme="minorEastAsia"/>
                <w:sz w:val="24"/>
              </w:rPr>
              <m:t>&lt;</m:t>
            </m:r>
            <m:sSubSup>
              <m:sSubSupPr>
                <m:ctrlPr>
                  <w:rPr>
                    <w:rFonts w:hint="default" w:ascii="DejaVu Math TeX Gyre" w:hAnsi="DejaVu Math TeX Gyre" w:cs="Times New Roman Regular" w:eastAsiaTheme="minorEastAsia"/>
                    <w:i w:val="0"/>
                    <w:iCs w:val="0"/>
                    <w:sz w:val="24"/>
                  </w:rPr>
                </m:ctrlPr>
              </m:sSubSupPr>
              <m:e>
                <m:r>
                  <m:rPr>
                    <m:nor/>
                    <m:sty m:val="p"/>
                  </m:rPr>
                  <w:rPr>
                    <w:rFonts w:hint="default" w:ascii="Times New Roman" w:hAnsi="Times New Roman" w:cs="Times New Roman Regular" w:eastAsiaTheme="minorEastAsia"/>
                    <w:b w:val="0"/>
                    <w:i w:val="0"/>
                    <w:iCs w:val="0"/>
                    <w:sz w:val="24"/>
                  </w:rPr>
                  <m:t>R</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k</m:t>
                </m:r>
                <m:ctrlPr>
                  <w:rPr>
                    <w:rFonts w:ascii="DejaVu Math TeX Gyre" w:hAnsi="DejaVu Math TeX Gyre" w:cs="Times New Roman Regular" w:eastAsiaTheme="minorEastAsia"/>
                    <w:i w:val="0"/>
                    <w:iCs w:val="0"/>
                    <w:sz w:val="24"/>
                  </w:rPr>
                </m:ctrlPr>
              </m:sub>
              <m:sup>
                <m:r>
                  <m:rPr>
                    <m:nor/>
                    <m:sty m:val="p"/>
                  </m:rPr>
                  <w:rPr>
                    <w:rFonts w:hint="default" w:ascii="Times New Roman" w:hAnsi="Times New Roman" w:cs="Times New Roman Regular" w:eastAsiaTheme="minorEastAsia"/>
                    <w:b w:val="0"/>
                    <w:i w:val="0"/>
                    <w:iCs w:val="0"/>
                    <w:sz w:val="24"/>
                  </w:rPr>
                  <m:t>N</m:t>
                </m:r>
                <m:ctrlPr>
                  <w:rPr>
                    <w:rFonts w:ascii="DejaVu Math TeX Gyre" w:hAnsi="DejaVu Math TeX Gyre" w:cs="Times New Roman Regular" w:eastAsiaTheme="minorEastAsia"/>
                    <w:i w:val="0"/>
                    <w:iCs w:val="0"/>
                    <w:sz w:val="24"/>
                  </w:rPr>
                </m:ctrlPr>
              </m:sup>
            </m:sSubSup>
            <m:ctrlPr>
              <w:rPr>
                <w:rFonts w:hint="default" w:ascii="DejaVu Math TeX Gyre" w:hAnsi="DejaVu Math TeX Gyre" w:cs="Times New Roman" w:eastAsiaTheme="minorEastAsia"/>
                <w:i w:val="0"/>
                <w:iCs w:val="0"/>
                <w:sz w:val="24"/>
              </w:rPr>
            </m:ctrlPr>
          </m:sub>
          <m:sup>
            <m:ctrlPr>
              <w:rPr>
                <w:rFonts w:hint="default" w:ascii="DejaVu Math TeX Gyre" w:hAnsi="DejaVu Math TeX Gyre" w:cs="Times New Roman" w:eastAsiaTheme="minorEastAsia"/>
                <w:i w:val="0"/>
                <w:iCs w:val="0"/>
                <w:sz w:val="24"/>
              </w:rPr>
            </m:ctrlPr>
          </m:sup>
          <m:e>
            <m:sSub>
              <m:sSubPr>
                <m:ctrlPr>
                  <w:rPr>
                    <w:rFonts w:hint="default" w:ascii="DejaVu Math TeX Gyre" w:hAnsi="DejaVu Math TeX Gyre" w:cs="Times New Roman Regular" w:eastAsiaTheme="minorEastAsia"/>
                    <w:i w:val="0"/>
                    <w:iCs w:val="0"/>
                    <w:sz w:val="24"/>
                  </w:rPr>
                </m:ctrlPr>
              </m:sSubPr>
              <m:e>
                <m:r>
                  <m:rPr>
                    <m:nor/>
                    <m:sty m:val="p"/>
                  </m:rPr>
                  <w:rPr>
                    <w:rFonts w:hint="default" w:ascii="Times New Roman" w:hAnsi="Times New Roman" w:cs="Times New Roman Regular" w:eastAsiaTheme="minorEastAsia"/>
                    <w:b w:val="0"/>
                    <w:i w:val="0"/>
                    <w:iCs w:val="0"/>
                    <w:sz w:val="24"/>
                  </w:rPr>
                  <m:t>p</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k</m:t>
                </m:r>
                <m:ctrlPr>
                  <w:rPr>
                    <w:rFonts w:ascii="DejaVu Math TeX Gyre" w:hAnsi="DejaVu Math TeX Gyre" w:cs="Times New Roman Regular" w:eastAsiaTheme="minorEastAsia"/>
                    <w:i w:val="0"/>
                    <w:iCs w:val="0"/>
                    <w:sz w:val="24"/>
                  </w:rPr>
                </m:ctrlPr>
              </m:sub>
            </m:sSub>
            <m:ctrlPr>
              <w:rPr>
                <w:rFonts w:hint="default" w:ascii="DejaVu Math TeX Gyre" w:hAnsi="DejaVu Math TeX Gyre" w:cs="Times New Roman" w:eastAsiaTheme="minorEastAsia"/>
                <w:i w:val="0"/>
                <w:iCs w:val="0"/>
                <w:sz w:val="24"/>
              </w:rPr>
            </m:ctrlPr>
          </m:e>
        </m:nary>
      </m:oMath>
      <w:r>
        <w:rPr>
          <w:rFonts w:hint="eastAsia" w:cs="Times New Roman"/>
          <w:i w:val="0"/>
          <w:iCs w:val="0"/>
          <w:sz w:val="24"/>
          <w:lang w:val="en-US" w:eastAsia="zh-CN"/>
        </w:rPr>
        <w:t xml:space="preserve"> </w:t>
      </w:r>
      <w:r>
        <w:rPr>
          <w:rFonts w:hint="default" w:cs="Times New Roman"/>
          <w:i w:val="0"/>
          <w:iCs w:val="0"/>
          <w:sz w:val="24"/>
          <w:lang w:val="en-US" w:eastAsia="zh-CN"/>
        </w:rPr>
        <w:t xml:space="preserve">                  (29)</w:t>
      </w:r>
    </w:p>
    <w:p w14:paraId="78B609C8">
      <w:pPr>
        <w:bidi w:val="0"/>
        <w:jc w:val="both"/>
        <w:rPr>
          <w:rFonts w:hint="default" w:ascii="Times New Roman Regular" w:hAnsi="Times New Roman Regular" w:cs="Times New Roman Regular"/>
          <w:i w:val="0"/>
          <w:iCs w:val="0"/>
        </w:rPr>
      </w:pPr>
      <w:r>
        <w:rPr>
          <w:rFonts w:hint="default" w:ascii="Times New Roman Regular" w:hAnsi="Times New Roman Regular" w:cs="Times New Roman Regular" w:eastAsiaTheme="minorEastAsia"/>
          <w:i w:val="0"/>
          <w:iCs w:val="0"/>
          <w:caps w:val="0"/>
          <w:spacing w:val="0"/>
          <w:sz w:val="24"/>
          <w:szCs w:val="24"/>
          <w:shd w:val="clear"/>
        </w:rPr>
        <w:t xml:space="preserve">where </w:t>
      </w:r>
      <m:oMath>
        <m:sSub>
          <m:sSubPr>
            <m:ctrlPr>
              <w:rPr>
                <w:rFonts w:hint="default" w:ascii="DejaVu Math TeX Gyre" w:hAnsi="DejaVu Math TeX Gyre" w:cs="Times New Roman Regular" w:eastAsiaTheme="minorEastAsia"/>
                <w:i w:val="0"/>
                <w:iCs w:val="0"/>
                <w:sz w:val="24"/>
              </w:rPr>
            </m:ctrlPr>
          </m:sSubPr>
          <m:e>
            <m:r>
              <m:rPr>
                <m:nor/>
                <m:sty m:val="p"/>
              </m:rPr>
              <w:rPr>
                <w:rFonts w:hint="default" w:ascii="Times New Roman" w:hAnsi="Times New Roman" w:cs="Times New Roman Regular" w:eastAsiaTheme="minorEastAsia"/>
                <w:b w:val="0"/>
                <w:i w:val="0"/>
                <w:iCs w:val="0"/>
                <w:sz w:val="24"/>
              </w:rPr>
              <m:t>p</m:t>
            </m:r>
            <m:ctrlPr>
              <w:rPr>
                <w:rFonts w:ascii="DejaVu Math TeX Gyre" w:hAnsi="DejaVu Math TeX Gyre" w:cs="Times New Roman Regular" w:eastAsiaTheme="minorEastAsia"/>
                <w:i w:val="0"/>
                <w:iCs w:val="0"/>
                <w:sz w:val="24"/>
              </w:rPr>
            </m:ctrlPr>
          </m:e>
          <m:sub>
            <m:r>
              <m:rPr>
                <m:nor/>
                <m:sty m:val="p"/>
              </m:rPr>
              <w:rPr>
                <w:rFonts w:hint="default" w:ascii="Times New Roman" w:hAnsi="Times New Roman" w:cs="Times New Roman Regular" w:eastAsiaTheme="minorEastAsia"/>
                <w:b w:val="0"/>
                <w:i w:val="0"/>
                <w:iCs w:val="0"/>
                <w:sz w:val="24"/>
              </w:rPr>
              <m:t>k</m:t>
            </m:r>
            <m:ctrlPr>
              <w:rPr>
                <w:rFonts w:ascii="DejaVu Math TeX Gyre" w:hAnsi="DejaVu Math TeX Gyre" w:cs="Times New Roman Regular" w:eastAsiaTheme="minorEastAsia"/>
                <w:i w:val="0"/>
                <w:iCs w:val="0"/>
                <w:sz w:val="24"/>
              </w:rPr>
            </m:ctrlPr>
          </m:sub>
        </m:sSub>
      </m:oMath>
      <w:r>
        <w:rPr>
          <w:rFonts w:hint="default" w:ascii="Times New Roman Regular" w:hAnsi="Times New Roman Regular" w:cs="Times New Roman Regular" w:eastAsiaTheme="minorEastAsia"/>
          <w:i w:val="0"/>
          <w:iCs w:val="0"/>
          <w:caps w:val="0"/>
          <w:spacing w:val="0"/>
          <w:sz w:val="24"/>
          <w:szCs w:val="24"/>
          <w:shd w:val="clear"/>
        </w:rPr>
        <w:t xml:space="preserve"> is the population of node </w:t>
      </w:r>
      <m:oMath>
        <m:r>
          <m:rPr>
            <m:nor/>
            <m:sty m:val="p"/>
          </m:rPr>
          <w:rPr>
            <w:rFonts w:hint="default" w:ascii="Times New Roman" w:hAnsi="Times New Roman" w:cs="Times New Roman Regular"/>
            <w:b w:val="0"/>
            <w:i w:val="0"/>
            <w:iCs w:val="0"/>
            <w:sz w:val="24"/>
          </w:rPr>
          <m:t>k</m:t>
        </m:r>
      </m:oMath>
      <w:r>
        <w:rPr>
          <w:rFonts w:hint="default" w:ascii="Times New Roman Regular" w:hAnsi="Times New Roman Regular" w:cs="Times New Roman Regular" w:eastAsiaTheme="minorEastAsia"/>
          <w:i w:val="0"/>
          <w:iCs w:val="0"/>
          <w:caps w:val="0"/>
          <w:spacing w:val="0"/>
          <w:sz w:val="24"/>
          <w:szCs w:val="24"/>
          <w:shd w:val="clear"/>
        </w:rPr>
        <w:t>.</w:t>
      </w:r>
    </w:p>
    <w:p w14:paraId="2A107C9A">
      <w:pPr>
        <w:keepNext w:val="0"/>
        <w:keepLines w:val="0"/>
        <w:widowControl/>
        <w:suppressLineNumbers w:val="0"/>
        <w:jc w:val="left"/>
        <w:rPr>
          <w:rFonts w:hint="eastAsia" w:ascii="Times New Roman Bold" w:hAnsi="Times New Roman Bold" w:cs="Times New Roman Bold" w:eastAsiaTheme="minorEastAsia"/>
          <w:bCs/>
          <w:i w:val="0"/>
          <w:iCs w:val="0"/>
          <w:caps w:val="0"/>
          <w:spacing w:val="0"/>
          <w:kern w:val="0"/>
          <w:sz w:val="24"/>
          <w:szCs w:val="24"/>
          <w:highlight w:val="none"/>
          <w:shd w:val="clear"/>
          <w:lang w:val="en-US" w:eastAsia="zh-CN" w:bidi="ar"/>
        </w:rPr>
      </w:pPr>
      <w:r>
        <w:rPr>
          <w:rFonts w:hint="eastAsia" w:ascii="Times New Roman Bold" w:hAnsi="Times New Roman Bold" w:cs="Times New Roman Bold" w:eastAsiaTheme="minorEastAsia"/>
          <w:bCs/>
          <w:i w:val="0"/>
          <w:iCs w:val="0"/>
          <w:caps w:val="0"/>
          <w:spacing w:val="0"/>
          <w:kern w:val="0"/>
          <w:sz w:val="24"/>
          <w:szCs w:val="24"/>
          <w:highlight w:val="none"/>
          <w:shd w:val="clear"/>
          <w:lang w:val="en-US" w:eastAsia="zh-CN" w:bidi="ar"/>
        </w:rPr>
        <w:t>External event-based plausibility check</w:t>
      </w:r>
    </w:p>
    <w:p w14:paraId="53F91A08">
      <w:pPr>
        <w:jc w:val="both"/>
        <w:rPr>
          <w:rFonts w:hint="default" w:ascii="Times New Roman Regular" w:hAnsi="Times New Roman Regular" w:cs="Times New Roman Regular" w:eastAsiaTheme="minorEastAsia"/>
          <w:i w:val="0"/>
          <w:iCs w:val="0"/>
          <w:caps w:val="0"/>
          <w:spacing w:val="0"/>
          <w:sz w:val="24"/>
          <w:szCs w:val="24"/>
          <w:highlight w:val="none"/>
          <w:shd w:val="clear"/>
        </w:rPr>
      </w:pPr>
      <w:r>
        <w:rPr>
          <w:rFonts w:hint="eastAsia" w:ascii="Times New Roman Regular" w:hAnsi="Times New Roman Regular" w:cs="Times New Roman Regular" w:eastAsiaTheme="minorEastAsia"/>
          <w:i w:val="0"/>
          <w:iCs w:val="0"/>
          <w:caps w:val="0"/>
          <w:spacing w:val="0"/>
          <w:sz w:val="24"/>
          <w:szCs w:val="24"/>
          <w:highlight w:val="none"/>
          <w:shd w:val="clear"/>
        </w:rPr>
        <w:t>To assess whether the modelled climate-to-accessibility loss mechanism is externally plausible, we compared district- or county-level model outputs with independently documented road disruptions from two rainfall-driven events: Cyclone Idai in central Mozambique (March 2019) and the Kenya floods (April</w:t>
      </w:r>
      <w:r>
        <w:rPr>
          <w:rFonts w:hint="eastAsia" w:ascii="Times New Roman Regular" w:hAnsi="Times New Roman Regular" w:cs="Times New Roman Regular"/>
          <w:i w:val="0"/>
          <w:iCs w:val="0"/>
          <w:caps w:val="0"/>
          <w:spacing w:val="0"/>
          <w:sz w:val="24"/>
          <w:szCs w:val="24"/>
          <w:highlight w:val="none"/>
          <w:shd w:val="clear"/>
          <w:lang w:val="en-US" w:eastAsia="zh-CN"/>
        </w:rPr>
        <w:t>-</w:t>
      </w:r>
      <w:r>
        <w:rPr>
          <w:rFonts w:hint="eastAsia" w:ascii="Times New Roman Regular" w:hAnsi="Times New Roman Regular" w:cs="Times New Roman Regular" w:eastAsiaTheme="minorEastAsia"/>
          <w:i w:val="0"/>
          <w:iCs w:val="0"/>
          <w:caps w:val="0"/>
          <w:spacing w:val="0"/>
          <w:sz w:val="24"/>
          <w:szCs w:val="24"/>
          <w:highlight w:val="none"/>
          <w:shd w:val="clear"/>
        </w:rPr>
        <w:t>May 2024). Because the model represents a climatological P</w:t>
      </w:r>
      <w:r>
        <w:rPr>
          <w:rFonts w:hint="eastAsia" w:ascii="Times New Roman Regular" w:hAnsi="Times New Roman Regular" w:cs="Times New Roman Regular" w:eastAsiaTheme="minorEastAsia"/>
          <w:i w:val="0"/>
          <w:iCs w:val="0"/>
          <w:caps w:val="0"/>
          <w:spacing w:val="0"/>
          <w:sz w:val="24"/>
          <w:szCs w:val="24"/>
          <w:highlight w:val="none"/>
          <w:shd w:val="clear"/>
          <w:vertAlign w:val="subscript"/>
        </w:rPr>
        <w:t>95</w:t>
      </w:r>
      <w:r>
        <w:rPr>
          <w:rFonts w:hint="eastAsia" w:ascii="Times New Roman Regular" w:hAnsi="Times New Roman Regular" w:cs="Times New Roman Regular" w:eastAsiaTheme="minorEastAsia"/>
          <w:i w:val="0"/>
          <w:iCs w:val="0"/>
          <w:caps w:val="0"/>
          <w:spacing w:val="0"/>
          <w:sz w:val="24"/>
          <w:szCs w:val="24"/>
          <w:highlight w:val="none"/>
          <w:shd w:val="clear"/>
        </w:rPr>
        <w:t xml:space="preserve"> stress scenario rather than event-specific meteorological forcing, this comparison was not designed as an event-prediction test. Instead, we examined whether districts and corridors identified by the model as highly susceptible to precipitation-driven accessibility loss coincided with the main reported disruption geographies and corridor failures documented by OCHA and related sources. These comparisons were used only as external plausibility checks and did not inform model calibration (Supplementary Methods S9; Supplementary Figs. S1 and S2).</w:t>
      </w:r>
    </w:p>
    <w:p w14:paraId="48F18917">
      <w:pPr>
        <w:pStyle w:val="3"/>
        <w:keepNext w:val="0"/>
        <w:rPr>
          <w:i w:val="0"/>
          <w:iCs w:val="0"/>
          <w:color w:val="000000"/>
        </w:rPr>
      </w:pPr>
      <w:r>
        <w:rPr>
          <w:i w:val="0"/>
          <w:iCs w:val="0"/>
          <w:color w:val="000000"/>
        </w:rPr>
        <w:t>Data availability</w:t>
      </w:r>
    </w:p>
    <w:p w14:paraId="1562DA6E">
      <w:pPr>
        <w:pStyle w:val="8"/>
        <w:snapToGrid w:val="0"/>
        <w:spacing w:before="60" w:beforeAutospacing="0" w:after="60" w:afterAutospacing="0"/>
        <w:jc w:val="both"/>
      </w:pPr>
      <w:r>
        <w:t>Road surface data for 50 African countries were obtained from Liu et al.</w:t>
      </w:r>
      <w:r>
        <w:fldChar w:fldCharType="begin"/>
      </w:r>
      <w:r>
        <w:rPr>
          <w:rFonts w:hint="eastAsia"/>
          <w:lang w:eastAsia="zh-CN"/>
        </w:rPr>
        <w:instrText xml:space="preserve"> ADDIN ZOTERO_ITEM CSL_CITATION {"citationID":"cHYnZfnK","properties":{"unsorted":false,"formattedCitation":"&lt;sup&gt;20&lt;/sup&gt;","plainCitation":"20","noteIndex":0},"citationItems":[{"id":569,"uris":["http://zotero.org/users/18649917/items/BU4IBCYE"],"itemData":{"id":569,"type":"article-journal","abstract":"Abstract. Road surface types not only influence the accessibility of road networks and socio-economic development but also serve as a critical data source for evaluating the United Nations Sustainable Development Goal (SDG) 9.1. Existing research indicates that Africa generally has a low road paved rate, which limits local socio-economic development. Although the International Road Federation (IRF) provides statistical data on paved road length and road paved rates for certain African countries, this data neither covers all African countries nor specifies the surface type of individual roads, making it challenging to support decision-making for improving Africa's road infrastructure. To address this gap, this study developed the first dataset for 50 African countries and regions, incorporating the surface type of every road. This was achieved using multi-source geospatial data and a tabular deep learning model. The core methodology involved designing 16 proxy indicators across three dimensions – derived from five open geospatial datasets (OpenStreetMap road data, GDP data, population distribution data, building height data, and land cover data) – to infer road surface types across Africa. Key findings include: the accuracy of the African road surface type dataset ranges from 77 % to 96 %, with F1 scores between 0.76 and 0.96. Total road length, paved road length, and road paved rates calculated from this dataset show high correlation (correlation coefficients: 0.69–0.94) with corresponding IRF statistics. Notably, the road paved rate also exhibits strong correlation with GNI per capita and the Human Development Index (HDI) (correlation coefficients: 0.80–0.83), validating the reliability of the dataset. Spatial analysis of African road paved rates at national, provincial, and county scales revealed an average paved rate of only 17.4 % across the 50 countries and regions. A distinct pattern emerged, with “higher paved rates in the north and south and lower rates in the central region”; the average paved rate north of the Sahara is approximately three times that of Sub-Saharan Africa (excluding South Africa). The African road surface type dataset developed in this study (https://doi.org/10.6084/m9.figshare.29424107, Liu and Zhou, 2025) not only provides data support for enhancing road infrastructure and evaluating progress toward SDG 9.1 in Africa but may also facilitate research on how road surface types impact road safety, energy consumption, ecological environments, and socio-economic development.","container-title":"Earth System Science Data","DOI":"10.5194/essd-18-267-2026","ISSN":"1866-3516","issue":"1","journalAbbreviation":"Earth Syst. Sci. Data","language":"en","license":"https://creativecommons.org/licenses/by/4.0/","page":"267-285","source":"DOI.org (Crossref)","title":"The first road surface type dataset for 50 African countries and regions","volume":"18","author":[{"family":"Liu","given":"Zixian"},{"family":"Zhou","given":"Qi"},{"family":"Zhang","given":"Fayong"},{"family":"Basommi Laari","given":"Prosper"}],"issued":{"date-parts":[["2026",1,12]]}}}],"schema":"https://github.com/citation-style-language/schema/raw/master/csl-citation.json"} </w:instrText>
      </w:r>
      <w:r>
        <w:fldChar w:fldCharType="separate"/>
      </w:r>
      <w:r>
        <w:rPr>
          <w:rFonts w:hint="eastAsia"/>
          <w:vertAlign w:val="superscript"/>
          <w:lang w:eastAsia="zh-CN"/>
        </w:rPr>
        <w:t>20</w:t>
      </w:r>
      <w:r>
        <w:fldChar w:fldCharType="end"/>
      </w:r>
      <w:r>
        <w:rPr>
          <w:rFonts w:hint="eastAsia"/>
          <w:lang w:val="en-US" w:eastAsia="zh-CN"/>
        </w:rPr>
        <w:t xml:space="preserve"> </w:t>
      </w:r>
      <w:r>
        <w:t>and are publicly available via Figshare (</w:t>
      </w:r>
      <w:r>
        <w:fldChar w:fldCharType="begin"/>
      </w:r>
      <w:r>
        <w:instrText xml:space="preserve"> HYPERLINK "https://doi.org/10.6084/m9.figshare.29424107" \t "/Users/liuyichen/Documents\x/_blank" </w:instrText>
      </w:r>
      <w:r>
        <w:fldChar w:fldCharType="separate"/>
      </w:r>
      <w:r>
        <w:t>https://doi.org/10.6084/m9.figshare.29424107</w:t>
      </w:r>
      <w:r>
        <w:fldChar w:fldCharType="end"/>
      </w:r>
      <w:r>
        <w:t xml:space="preserve">). </w:t>
      </w:r>
    </w:p>
    <w:p w14:paraId="72AFD4D7">
      <w:pPr>
        <w:pStyle w:val="8"/>
        <w:snapToGrid w:val="0"/>
        <w:spacing w:before="60" w:beforeAutospacing="0" w:after="60" w:afterAutospacing="0"/>
        <w:jc w:val="both"/>
      </w:pPr>
      <w:r>
        <w:t>Terrain data were derived from the Shuttle Radar Topography Mission (SRTM) digital elevation model</w:t>
      </w:r>
      <w:r>
        <w:fldChar w:fldCharType="begin"/>
      </w:r>
      <w:r>
        <w:rPr>
          <w:rFonts w:hint="eastAsia"/>
          <w:lang w:eastAsia="zh-CN"/>
        </w:rPr>
        <w:instrText xml:space="preserve"> ADDIN ZOTERO_ITEM CSL_CITATION {"citationID":"hlc1dGfn","properties":{"unsorted":false,"formattedCitation":"&lt;sup&gt;29&lt;/sup&gt;","plainCitation":"29","noteIndex":0},"citationItems":[{"id":570,"uris":["http://zotero.org/users/18649917/items/LAUYMFQH"],"itemData":{"id":570,"type":"article-journal","abstract":"The Shuttle Radar Topography Mission produced the most complete, highest‐resolution digital elevation model of the Earth. The project was a joint endeavor of NASA, the National Geospatial‐Intelligence Agency, and the German and Italian Space Agencies and flew in February 2000. It used dual radar antennas to acquire interferometric radar data, processed to digital topographic data at 1 arc sec resolution. Details of the development, flight operations, data processing, and products are provided for users of this revolutionary data set.","container-title":"Reviews of Geophysics","DOI":"10.1029/2005RG000183","ISSN":"8755-1209, 1944-9208","issue":"2","journalAbbreviation":"Reviews of Geophysics","language":"en","license":"http://onlinelibrary.wiley.com/termsAndConditions#vor","page":"2005RG000183","source":"DOI.org (Crossref)","title":"The Shuttle Radar Topography Mission","volume":"45","author":[{"family":"Farr","given":"Tom G."},{"family":"Rosen","given":"Paul A."},{"family":"Caro","given":"Edward"},{"family":"Crippen","given":"Robert"},{"family":"Duren","given":"Riley"},{"family":"Hensley","given":"Scott"},{"family":"Kobrick","given":"Michael"},{"family":"Paller","given":"Mimi"},{"family":"Rodriguez","given":"Ernesto"},{"family":"Roth","given":"Ladislav"},{"family":"Seal","given":"David"},{"family":"Shaffer","given":"Scott"},{"family":"Shimada","given":"Joanne"},{"family":"Umland","given":"Jeffrey"},{"family":"Werner","given":"Marian"},{"family":"Oskin","given":"Michael"},{"family":"Burbank","given":"Douglas"},{"family":"Alsdorf","given":"Douglas"}],"issued":{"date-parts":[["2007",6]]}}}],"schema":"https://github.com/citation-style-language/schema/raw/master/csl-citation.json"} </w:instrText>
      </w:r>
      <w:r>
        <w:fldChar w:fldCharType="separate"/>
      </w:r>
      <w:r>
        <w:rPr>
          <w:rFonts w:hint="eastAsia"/>
          <w:vertAlign w:val="superscript"/>
          <w:lang w:eastAsia="zh-CN"/>
        </w:rPr>
        <w:t>29</w:t>
      </w:r>
      <w:r>
        <w:fldChar w:fldCharType="end"/>
      </w:r>
      <w:r>
        <w:t>, accessed and processed via Google Earth Engine (</w:t>
      </w:r>
      <w:r>
        <w:fldChar w:fldCharType="begin"/>
      </w:r>
      <w:r>
        <w:instrText xml:space="preserve"> HYPERLINK "https://earthengine.google.com/" \t "/Users/liuyichen/Documents\x/_blank" </w:instrText>
      </w:r>
      <w:r>
        <w:fldChar w:fldCharType="separate"/>
      </w:r>
      <w:r>
        <w:t>https://earthengine.google.com</w:t>
      </w:r>
      <w:r>
        <w:fldChar w:fldCharType="end"/>
      </w:r>
      <w:r>
        <w:t>); the SRTM dataset is publicly available through the Google Earth Engine Data Catalog (dataset ID: USGS/SRTMGL1_003).</w:t>
      </w:r>
    </w:p>
    <w:p w14:paraId="56C5B2C5">
      <w:pPr>
        <w:pStyle w:val="8"/>
        <w:snapToGrid w:val="0"/>
        <w:spacing w:before="60" w:beforeAutospacing="0" w:after="60" w:afterAutospacing="0"/>
        <w:jc w:val="both"/>
        <w:rPr>
          <w:color w:val="FF0000"/>
        </w:rPr>
      </w:pPr>
      <w:r>
        <w:t>Current and future climate data (monthly precipitation and soil moisture) were obtained from the CORDEX Africa AFR-44 archive</w:t>
      </w:r>
      <w:r>
        <w:fldChar w:fldCharType="begin"/>
      </w:r>
      <w:r>
        <w:rPr>
          <w:rFonts w:hint="eastAsia"/>
          <w:lang w:eastAsia="zh-CN"/>
        </w:rPr>
        <w:instrText xml:space="preserve"> ADDIN ZOTERO_ITEM CSL_CITATION {"citationID":"KtFZ8Hqo","properties":{"unsorted":false,"formattedCitation":"&lt;sup&gt;31&lt;/sup&gt;","plainCitation":"31","noteIndex":0},"citationItems":[{"id":575,"uris":["http://zotero.org/users/18649917/items/6CI2JNEU"],"itemData":{"id":575,"type":"article-journal","container-title":"WMO Bulletin","issue":"3","page":"175–183","title":"Addressing climate information needs at the regional level:  the CORDEX framework","volume":"58","author":[{"literal":"Filippo Giorgi"},{"literal":"Colin Jones"},{"literal":"Ghassem R. Asrar"}],"issued":{"date-parts":[["2009"]]}}}],"schema":"https://github.com/citation-style-language/schema/raw/master/csl-citation.json"} </w:instrText>
      </w:r>
      <w:r>
        <w:fldChar w:fldCharType="separate"/>
      </w:r>
      <w:r>
        <w:rPr>
          <w:rFonts w:hint="eastAsia"/>
          <w:vertAlign w:val="superscript"/>
          <w:lang w:eastAsia="zh-CN"/>
        </w:rPr>
        <w:t>31</w:t>
      </w:r>
      <w:r>
        <w:fldChar w:fldCharType="end"/>
      </w:r>
      <w:r>
        <w:t xml:space="preserve"> and are publicly accessible through the Earth System Grid Federation (ESGF; </w:t>
      </w:r>
      <w:r>
        <w:fldChar w:fldCharType="begin"/>
      </w:r>
      <w:r>
        <w:instrText xml:space="preserve"> HYPERLINK "https://esgf-node.llnl.gov/" \t "/Users/liuyichen/Documents\x/_blank" </w:instrText>
      </w:r>
      <w:r>
        <w:fldChar w:fldCharType="separate"/>
      </w:r>
      <w:r>
        <w:t>https://esgf-node.llnl.gov</w:t>
      </w:r>
      <w:r>
        <w:fldChar w:fldCharType="end"/>
      </w:r>
      <w:r>
        <w:t xml:space="preserve">). </w:t>
      </w:r>
    </w:p>
    <w:p w14:paraId="156E40CB">
      <w:pPr>
        <w:pStyle w:val="8"/>
        <w:snapToGrid w:val="0"/>
        <w:spacing w:before="60" w:beforeAutospacing="0" w:after="60" w:afterAutospacing="0"/>
        <w:jc w:val="both"/>
      </w:pPr>
      <w:r>
        <w:t>Administrative boundary data were obtained from the GADM v4.1 database (</w:t>
      </w:r>
      <w:r>
        <w:fldChar w:fldCharType="begin"/>
      </w:r>
      <w:r>
        <w:instrText xml:space="preserve"> HYPERLINK "https://gadm.org/" \t "/Users/liuyichen/Documents\x/_blank" </w:instrText>
      </w:r>
      <w:r>
        <w:fldChar w:fldCharType="separate"/>
      </w:r>
      <w:r>
        <w:t>https://gadm.org</w:t>
      </w:r>
      <w:r>
        <w:fldChar w:fldCharType="end"/>
      </w:r>
      <w:r>
        <w:t xml:space="preserve">) and are freely available for academic use. </w:t>
      </w:r>
    </w:p>
    <w:p w14:paraId="49BA4ACA">
      <w:pPr>
        <w:pStyle w:val="8"/>
        <w:snapToGrid w:val="0"/>
        <w:spacing w:before="60" w:beforeAutospacing="0" w:after="60" w:afterAutospacing="0"/>
        <w:jc w:val="both"/>
      </w:pPr>
      <w:r>
        <w:t>Populated-place data were obtained from the Natural Earth 1:10m Populated Places dataset (</w:t>
      </w:r>
      <w:r>
        <w:fldChar w:fldCharType="begin"/>
      </w:r>
      <w:r>
        <w:instrText xml:space="preserve"> HYPERLINK "https://www.naturalearthdata.com/" \t "/Users/liuyichen/Documents\x/_blank" </w:instrText>
      </w:r>
      <w:r>
        <w:fldChar w:fldCharType="separate"/>
      </w:r>
      <w:r>
        <w:t>https://www.naturalearthdata.com</w:t>
      </w:r>
      <w:r>
        <w:fldChar w:fldCharType="end"/>
      </w:r>
      <w:r>
        <w:t xml:space="preserve">), which is in the public domain. </w:t>
      </w:r>
    </w:p>
    <w:p w14:paraId="48FF9BB3">
      <w:pPr>
        <w:pStyle w:val="8"/>
        <w:snapToGrid w:val="0"/>
        <w:spacing w:before="60" w:beforeAutospacing="0" w:after="60" w:afterAutospacing="0"/>
        <w:jc w:val="both"/>
      </w:pPr>
      <w:r>
        <w:t>Population distribution data were obtained from the WorldPop 2020 constrained UN-adjusted dataset (</w:t>
      </w:r>
      <w:r>
        <w:fldChar w:fldCharType="begin"/>
      </w:r>
      <w:r>
        <w:instrText xml:space="preserve"> HYPERLINK "https://hub.worldpop.org/" \t "/Users/liuyichen/Documents\x/_blank" </w:instrText>
      </w:r>
      <w:r>
        <w:fldChar w:fldCharType="separate"/>
      </w:r>
      <w:r>
        <w:t>https://hub.worldpop.org</w:t>
      </w:r>
      <w:r>
        <w:fldChar w:fldCharType="end"/>
      </w:r>
      <w:r>
        <w:t xml:space="preserve">) under a Creative Commons Attribution 4.0 licence. </w:t>
      </w:r>
    </w:p>
    <w:p w14:paraId="78905297">
      <w:pPr>
        <w:pStyle w:val="8"/>
        <w:snapToGrid w:val="0"/>
        <w:spacing w:before="60" w:beforeAutospacing="0" w:after="60" w:afterAutospacing="0"/>
        <w:jc w:val="both"/>
      </w:pPr>
      <w:r>
        <w:t>Health facility data were obtained from OpenStreetMap via the Overpass API (</w:t>
      </w:r>
      <w:r>
        <w:fldChar w:fldCharType="begin"/>
      </w:r>
      <w:r>
        <w:instrText xml:space="preserve"> HYPERLINK "https://overpass-api.de/" \t "/Users/liuyichen/Documents\x/_blank" </w:instrText>
      </w:r>
      <w:r>
        <w:fldChar w:fldCharType="separate"/>
      </w:r>
      <w:r>
        <w:t>https://overpass-api.de</w:t>
      </w:r>
      <w:r>
        <w:fldChar w:fldCharType="end"/>
      </w:r>
      <w:r>
        <w:t xml:space="preserve">) and are available under the Open Database Licence (ODbL; </w:t>
      </w:r>
      <w:r>
        <w:fldChar w:fldCharType="begin"/>
      </w:r>
      <w:r>
        <w:instrText xml:space="preserve"> HYPERLINK "https://www.openstreetmap.org/copyright" \t "/Users/liuyichen/Documents\x/_blank" </w:instrText>
      </w:r>
      <w:r>
        <w:fldChar w:fldCharType="separate"/>
      </w:r>
      <w:r>
        <w:t>https://www.openstreetmap.org/copyright</w:t>
      </w:r>
      <w:r>
        <w:fldChar w:fldCharType="end"/>
      </w:r>
      <w:r>
        <w:t xml:space="preserve">). </w:t>
      </w:r>
    </w:p>
    <w:p w14:paraId="7A130719">
      <w:pPr>
        <w:pStyle w:val="3"/>
        <w:keepNext w:val="0"/>
        <w:rPr>
          <w:rFonts w:hint="eastAsia" w:ascii="Times New Roman" w:hAnsi="Times New Roman" w:cs="Times New Roman"/>
          <w:b w:val="0"/>
          <w:bCs w:val="0"/>
          <w:i w:val="0"/>
          <w:iCs w:val="0"/>
          <w:sz w:val="24"/>
          <w:szCs w:val="24"/>
          <w:lang w:bidi="ar"/>
        </w:rPr>
      </w:pPr>
      <w:r>
        <w:rPr>
          <w:i w:val="0"/>
          <w:iCs w:val="0"/>
          <w:color w:val="000000"/>
        </w:rPr>
        <w:t>Code availability</w:t>
      </w:r>
      <w:r>
        <w:rPr>
          <w:rFonts w:ascii="宋体" w:hAnsi="宋体" w:eastAsia="宋体" w:cs="宋体"/>
          <w:sz w:val="24"/>
          <w:szCs w:val="24"/>
          <w:lang w:bidi="ar"/>
        </w:rPr>
        <w:br w:type="textWrapping"/>
      </w:r>
      <w:r>
        <w:rPr>
          <w:rFonts w:hint="eastAsia" w:ascii="Times New Roman" w:hAnsi="Times New Roman" w:cs="Times New Roman"/>
          <w:b w:val="0"/>
          <w:bCs w:val="0"/>
          <w:i w:val="0"/>
          <w:iCs w:val="0"/>
          <w:sz w:val="24"/>
          <w:szCs w:val="24"/>
          <w:lang w:bidi="ar"/>
        </w:rPr>
        <w:t xml:space="preserve">All custom code used for data processing and analysis is publicly available at GitHub: </w:t>
      </w:r>
    </w:p>
    <w:p w14:paraId="0B6969F0">
      <w:pPr>
        <w:rPr>
          <w:rFonts w:hint="eastAsia" w:eastAsiaTheme="minorEastAsia"/>
          <w:lang w:val="en-US" w:eastAsia="zh-CN"/>
        </w:rPr>
      </w:pPr>
      <w:ins w:id="6" w:author="hon(o^^o)" w:date="2026-05-15T10:35:58Z">
        <w:r>
          <w:rPr>
            <w:rFonts w:hint="eastAsia"/>
          </w:rPr>
          <w:t>https://github.com/ada-yl2425/Compounding-climate-isolation-across-Africa-s-road-network.git</w:t>
        </w:r>
      </w:ins>
      <w:del w:id="7" w:author="hon(o^^o)" w:date="2026-05-15T10:35:58Z">
        <w:r>
          <w:rPr>
            <w:rFonts w:hint="eastAsia"/>
          </w:rPr>
          <w:fldChar w:fldCharType="begin"/>
        </w:r>
      </w:del>
      <w:del w:id="8" w:author="hon(o^^o)" w:date="2026-05-15T10:35:58Z">
        <w:r>
          <w:rPr>
            <w:rFonts w:hint="eastAsia"/>
          </w:rPr>
          <w:delInstrText xml:space="preserve"> HYPERLINK "https://github.com/ada-yl2425/africa-road-climate-accessibility/branches" </w:delInstrText>
        </w:r>
      </w:del>
      <w:del w:id="9" w:author="hon(o^^o)" w:date="2026-05-15T10:35:58Z">
        <w:r>
          <w:rPr>
            <w:rFonts w:hint="eastAsia"/>
          </w:rPr>
          <w:fldChar w:fldCharType="separate"/>
        </w:r>
      </w:del>
      <w:del w:id="10" w:author="hon(o^^o)" w:date="2026-05-15T10:35:58Z">
        <w:r>
          <w:rPr>
            <w:rStyle w:val="17"/>
            <w:rFonts w:hint="eastAsia"/>
          </w:rPr>
          <w:delText>https://github.com/ada-yl2425/africa-road-climate-accessibility/branches</w:delText>
        </w:r>
      </w:del>
      <w:del w:id="11" w:author="hon(o^^o)" w:date="2026-05-15T10:35:58Z">
        <w:r>
          <w:rPr>
            <w:rFonts w:hint="eastAsia"/>
          </w:rPr>
          <w:fldChar w:fldCharType="end"/>
        </w:r>
      </w:del>
      <w:r>
        <w:rPr>
          <w:rFonts w:hint="default"/>
          <w:lang w:val="en-US" w:eastAsia="zh-CN"/>
        </w:rPr>
        <w:t>.</w:t>
      </w:r>
    </w:p>
    <w:p w14:paraId="78BF8EC7">
      <w:pPr>
        <w:pStyle w:val="3"/>
        <w:keepNext w:val="0"/>
        <w:rPr>
          <w:i w:val="0"/>
          <w:iCs w:val="0"/>
          <w:color w:val="000000"/>
        </w:rPr>
      </w:pPr>
      <w:bookmarkStart w:id="17" w:name="_____94"/>
      <w:bookmarkEnd w:id="17"/>
      <w:r>
        <w:rPr>
          <w:i w:val="0"/>
          <w:iCs w:val="0"/>
          <w:color w:val="000000"/>
        </w:rPr>
        <w:t>References</w:t>
      </w:r>
      <w:bookmarkStart w:id="18" w:name="_GoBack"/>
      <w:bookmarkEnd w:id="18"/>
    </w:p>
    <w:p w14:paraId="764EFE9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fldChar w:fldCharType="begin"/>
      </w:r>
      <w:r>
        <w:rPr>
          <w:rFonts w:hint="eastAsia"/>
          <w:lang w:eastAsia="zh-CN"/>
        </w:rPr>
        <w:instrText xml:space="preserve"> ADDIN ZOTERO_BIBL {"uncited":[],"omitted":[],"custom":[]} CSL_BIBLIOGRAPHY </w:instrText>
      </w:r>
      <w:r>
        <w:fldChar w:fldCharType="separate"/>
      </w:r>
      <w:r>
        <w:rPr>
          <w:rFonts w:hint="default" w:ascii="Times New Roman" w:hAnsi="Times New Roman" w:eastAsia="宋体" w:cs="Times New Roman"/>
          <w:kern w:val="0"/>
          <w:sz w:val="24"/>
          <w:szCs w:val="24"/>
          <w:lang w:val="en-US" w:eastAsia="zh-CN" w:bidi="ar"/>
        </w:rPr>
        <w:t xml:space="preserve">1. </w:t>
      </w:r>
      <w:ins w:id="12" w:author="hon(o^^o)" w:date="2026-05-15T09:35:18Z">
        <w:r>
          <w:rPr>
            <w:rFonts w:hint="default" w:eastAsia="宋体"/>
            <w:lang w:bidi="ar"/>
          </w:rPr>
          <w:t xml:space="preserve">United Nations Department of Economic and Social Affairs, Population Division. </w:t>
        </w:r>
      </w:ins>
      <w:ins w:id="13" w:author="hon(o^^o)" w:date="2026-05-15T09:35:18Z">
        <w:r>
          <w:rPr>
            <w:rFonts w:hint="default" w:eastAsia="宋体"/>
            <w:i/>
            <w:iCs/>
            <w:lang w:bidi="ar"/>
          </w:rPr>
          <w:t>World Population Prospects 2022: Summary of Results</w:t>
        </w:r>
      </w:ins>
      <w:ins w:id="14" w:author="hon(o^^o)" w:date="2026-05-15T09:35:18Z">
        <w:r>
          <w:rPr>
            <w:rFonts w:hint="default" w:eastAsia="宋体"/>
            <w:lang w:bidi="ar"/>
          </w:rPr>
          <w:t>. UN DESA/POP/2022/TR/No. 3 (United Nations, 2022).</w:t>
        </w:r>
      </w:ins>
      <w:del w:id="15" w:author="hon(o^^o)" w:date="2026-05-15T09:35:18Z">
        <w:r>
          <w:rPr>
            <w:rFonts w:hint="default" w:ascii="Times New Roman" w:hAnsi="Times New Roman" w:eastAsia="宋体" w:cs="Times New Roman"/>
            <w:kern w:val="0"/>
            <w:sz w:val="24"/>
            <w:szCs w:val="24"/>
            <w:lang w:val="en-US" w:eastAsia="zh-CN" w:bidi="ar"/>
          </w:rPr>
          <w:delText xml:space="preserve">United Nations Department of Economic and Social Affairs, Population Division. </w:delText>
        </w:r>
      </w:del>
      <w:del w:id="16" w:author="hon(o^^o)" w:date="2026-05-15T09:35:18Z">
        <w:r>
          <w:rPr>
            <w:rFonts w:hint="default" w:ascii="Times New Roman" w:hAnsi="Times New Roman" w:eastAsia="宋体" w:cs="Times New Roman"/>
            <w:i/>
            <w:iCs/>
            <w:kern w:val="0"/>
            <w:sz w:val="24"/>
            <w:szCs w:val="24"/>
            <w:lang w:val="en-US" w:eastAsia="zh-CN" w:bidi="ar"/>
          </w:rPr>
          <w:delText>World Population Prospects 2022: Summary of Results</w:delText>
        </w:r>
      </w:del>
      <w:del w:id="17" w:author="hon(o^^o)" w:date="2026-05-15T09:35:18Z">
        <w:r>
          <w:rPr>
            <w:rFonts w:hint="default" w:ascii="Times New Roman" w:hAnsi="Times New Roman" w:eastAsia="宋体" w:cs="Times New Roman"/>
            <w:kern w:val="0"/>
            <w:sz w:val="24"/>
            <w:szCs w:val="24"/>
            <w:lang w:val="en-US" w:eastAsia="zh-CN" w:bidi="ar"/>
          </w:rPr>
          <w:delText>. (2022).</w:delText>
        </w:r>
      </w:del>
      <w:r>
        <w:rPr>
          <w:rFonts w:hint="default" w:ascii="Times New Roman" w:hAnsi="Times New Roman" w:eastAsia="宋体" w:cs="Times New Roman"/>
          <w:kern w:val="0"/>
          <w:sz w:val="24"/>
          <w:szCs w:val="24"/>
          <w:lang w:val="en-US" w:eastAsia="zh-CN" w:bidi="ar"/>
        </w:rPr>
        <w:t xml:space="preserve"> </w:t>
      </w:r>
    </w:p>
    <w:p w14:paraId="5EC9E8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 African Development Bank. </w:t>
      </w:r>
      <w:r>
        <w:rPr>
          <w:rFonts w:hint="default" w:ascii="Times New Roman" w:hAnsi="Times New Roman" w:eastAsia="宋体" w:cs="Times New Roman"/>
          <w:i/>
          <w:iCs/>
          <w:kern w:val="0"/>
          <w:sz w:val="24"/>
          <w:szCs w:val="24"/>
          <w:lang w:val="en-US" w:eastAsia="zh-CN" w:bidi="ar"/>
        </w:rPr>
        <w:t>African Economic Outlook 2018</w:t>
      </w:r>
      <w:r>
        <w:rPr>
          <w:rFonts w:hint="default" w:ascii="Times New Roman" w:hAnsi="Times New Roman" w:eastAsia="宋体" w:cs="Times New Roman"/>
          <w:kern w:val="0"/>
          <w:sz w:val="24"/>
          <w:szCs w:val="24"/>
          <w:lang w:val="en-US" w:eastAsia="zh-CN" w:bidi="ar"/>
        </w:rPr>
        <w:t xml:space="preserve">. (2018). </w:t>
      </w:r>
    </w:p>
    <w:p w14:paraId="5F19E8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 </w:t>
      </w:r>
      <w:ins w:id="18" w:author="hon(o^^o)" w:date="2026-05-15T09:35:42Z">
        <w:r>
          <w:rPr>
            <w:rFonts w:hint="default" w:eastAsia="宋体"/>
            <w:lang w:bidi="ar"/>
          </w:rPr>
          <w:t xml:space="preserve">Chinowsky, P., Schweikert, A., Strzepek, N., Manahan, K., Strzepek, K. &amp; Schlosser, C. A. Climate change adaptation advantage for African road infrastructure. </w:t>
        </w:r>
      </w:ins>
      <w:ins w:id="19" w:author="hon(o^^o)" w:date="2026-05-15T09:35:42Z">
        <w:r>
          <w:rPr>
            <w:rFonts w:hint="default" w:eastAsia="宋体"/>
            <w:i/>
            <w:iCs/>
            <w:lang w:bidi="ar"/>
          </w:rPr>
          <w:t>Climatic Change</w:t>
        </w:r>
      </w:ins>
      <w:ins w:id="20" w:author="hon(o^^o)" w:date="2026-05-15T09:35:42Z">
        <w:r>
          <w:rPr>
            <w:rFonts w:hint="default" w:eastAsia="宋体"/>
            <w:lang w:bidi="ar"/>
          </w:rPr>
          <w:t xml:space="preserve"> </w:t>
        </w:r>
      </w:ins>
      <w:ins w:id="21" w:author="hon(o^^o)" w:date="2026-05-15T09:35:42Z">
        <w:r>
          <w:rPr>
            <w:rFonts w:hint="default" w:eastAsia="宋体"/>
            <w:i/>
            <w:iCs/>
            <w:lang w:bidi="ar"/>
          </w:rPr>
          <w:t>117</w:t>
        </w:r>
      </w:ins>
      <w:ins w:id="22" w:author="hon(o^^o)" w:date="2026-05-15T09:35:42Z">
        <w:r>
          <w:rPr>
            <w:rFonts w:hint="default" w:eastAsia="宋体"/>
            <w:lang w:bidi="ar"/>
          </w:rPr>
          <w:t>, 345–361 (2013).</w:t>
        </w:r>
      </w:ins>
      <w:del w:id="23" w:author="hon(o^^o)" w:date="2026-05-15T09:35:42Z">
        <w:r>
          <w:rPr>
            <w:rFonts w:hint="default" w:ascii="Times New Roman" w:hAnsi="Times New Roman" w:eastAsia="宋体" w:cs="Times New Roman"/>
            <w:kern w:val="0"/>
            <w:sz w:val="24"/>
            <w:szCs w:val="24"/>
            <w:lang w:val="en-US" w:eastAsia="zh-CN" w:bidi="ar"/>
          </w:rPr>
          <w:delText xml:space="preserve">Chinowsky, P. </w:delText>
        </w:r>
      </w:del>
      <w:del w:id="24" w:author="hon(o^^o)" w:date="2026-05-15T09:35:42Z">
        <w:r>
          <w:rPr>
            <w:rFonts w:hint="default" w:ascii="Times New Roman" w:hAnsi="Times New Roman" w:eastAsia="宋体" w:cs="Times New Roman"/>
            <w:i/>
            <w:iCs/>
            <w:kern w:val="0"/>
            <w:sz w:val="24"/>
            <w:szCs w:val="24"/>
            <w:lang w:val="en-US" w:eastAsia="zh-CN" w:bidi="ar"/>
          </w:rPr>
          <w:delText>et al.</w:delText>
        </w:r>
      </w:del>
      <w:del w:id="25" w:author="hon(o^^o)" w:date="2026-05-15T09:35:42Z">
        <w:r>
          <w:rPr>
            <w:rFonts w:hint="default" w:ascii="Times New Roman" w:hAnsi="Times New Roman" w:eastAsia="宋体" w:cs="Times New Roman"/>
            <w:kern w:val="0"/>
            <w:sz w:val="24"/>
            <w:szCs w:val="24"/>
            <w:lang w:val="en-US" w:eastAsia="zh-CN" w:bidi="ar"/>
          </w:rPr>
          <w:delText xml:space="preserve"> Climate change adaptation advantage for African road infrastructure. </w:delText>
        </w:r>
      </w:del>
      <w:del w:id="26" w:author="hon(o^^o)" w:date="2026-05-15T09:35:42Z">
        <w:r>
          <w:rPr>
            <w:rFonts w:hint="default" w:ascii="Times New Roman" w:hAnsi="Times New Roman" w:eastAsia="宋体" w:cs="Times New Roman"/>
            <w:i/>
            <w:iCs/>
            <w:kern w:val="0"/>
            <w:sz w:val="24"/>
            <w:szCs w:val="24"/>
            <w:lang w:val="en-US" w:eastAsia="zh-CN" w:bidi="ar"/>
          </w:rPr>
          <w:delText>Climatic Change</w:delText>
        </w:r>
      </w:del>
      <w:del w:id="27" w:author="hon(o^^o)" w:date="2026-05-15T09:35:42Z">
        <w:r>
          <w:rPr>
            <w:rFonts w:hint="default" w:ascii="Times New Roman" w:hAnsi="Times New Roman" w:eastAsia="宋体" w:cs="Times New Roman"/>
            <w:b/>
            <w:bCs/>
            <w:kern w:val="0"/>
            <w:sz w:val="24"/>
            <w:szCs w:val="24"/>
            <w:lang w:val="en-US" w:eastAsia="zh-CN" w:bidi="ar"/>
          </w:rPr>
          <w:delText>117</w:delText>
        </w:r>
      </w:del>
      <w:del w:id="28" w:author="hon(o^^o)" w:date="2026-05-15T09:35:42Z">
        <w:r>
          <w:rPr>
            <w:rFonts w:hint="default" w:ascii="Times New Roman" w:hAnsi="Times New Roman" w:eastAsia="宋体" w:cs="Times New Roman"/>
            <w:kern w:val="0"/>
            <w:sz w:val="24"/>
            <w:szCs w:val="24"/>
            <w:lang w:val="en-US" w:eastAsia="zh-CN" w:bidi="ar"/>
          </w:rPr>
          <w:delText>, 345–361 (2013).</w:delText>
        </w:r>
      </w:del>
      <w:r>
        <w:rPr>
          <w:rFonts w:hint="default" w:ascii="Times New Roman" w:hAnsi="Times New Roman" w:eastAsia="宋体" w:cs="Times New Roman"/>
          <w:kern w:val="0"/>
          <w:sz w:val="24"/>
          <w:szCs w:val="24"/>
          <w:lang w:val="en-US" w:eastAsia="zh-CN" w:bidi="ar"/>
        </w:rPr>
        <w:t xml:space="preserve"> </w:t>
      </w:r>
    </w:p>
    <w:p w14:paraId="0527468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4. Schweikert, A., Chinowsky, P., Kwiatkowski, K. &amp; Espinet, X. The infrastructure planning support system: Analyzing the impact of climate change on road infrastructure and development. </w:t>
      </w:r>
      <w:r>
        <w:rPr>
          <w:rFonts w:hint="default" w:ascii="Times New Roman" w:hAnsi="Times New Roman" w:eastAsia="宋体" w:cs="Times New Roman"/>
          <w:i/>
          <w:iCs/>
          <w:kern w:val="0"/>
          <w:sz w:val="24"/>
          <w:szCs w:val="24"/>
          <w:lang w:val="en-US" w:eastAsia="zh-CN" w:bidi="ar"/>
        </w:rPr>
        <w:t>Transport Policy</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35</w:t>
      </w:r>
      <w:r>
        <w:rPr>
          <w:rFonts w:hint="default" w:ascii="Times New Roman" w:hAnsi="Times New Roman" w:eastAsia="宋体" w:cs="Times New Roman"/>
          <w:kern w:val="0"/>
          <w:sz w:val="24"/>
          <w:szCs w:val="24"/>
          <w:lang w:val="en-US" w:eastAsia="zh-CN" w:bidi="ar"/>
        </w:rPr>
        <w:t xml:space="preserve">, 146–153 (2014). </w:t>
      </w:r>
    </w:p>
    <w:p w14:paraId="01AF47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5. World Bank. </w:t>
      </w:r>
      <w:r>
        <w:rPr>
          <w:rFonts w:hint="default" w:ascii="Times New Roman" w:hAnsi="Times New Roman" w:eastAsia="宋体" w:cs="Times New Roman"/>
          <w:i/>
          <w:iCs/>
          <w:kern w:val="0"/>
          <w:sz w:val="24"/>
          <w:szCs w:val="24"/>
          <w:lang w:val="en-US" w:eastAsia="zh-CN" w:bidi="ar"/>
        </w:rPr>
        <w:t>To Pave or Not to Pave: Developing a Framework for Systematic Decision-Making in the Choice of Paving Technologies for Rural Roads</w:t>
      </w:r>
      <w:r>
        <w:rPr>
          <w:rFonts w:hint="default" w:ascii="Times New Roman" w:hAnsi="Times New Roman" w:eastAsia="宋体" w:cs="Times New Roman"/>
          <w:kern w:val="0"/>
          <w:sz w:val="24"/>
          <w:szCs w:val="24"/>
          <w:lang w:val="en-US" w:eastAsia="zh-CN" w:bidi="ar"/>
        </w:rPr>
        <w:t xml:space="preserve">. (2021). </w:t>
      </w:r>
    </w:p>
    <w:p w14:paraId="5BDBD9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6. </w:t>
      </w:r>
      <w:ins w:id="29" w:author="hon(o^^o)" w:date="2026-05-15T09:36:33Z">
        <w:r>
          <w:rPr>
            <w:rFonts w:hint="default" w:eastAsia="宋体"/>
            <w:lang w:bidi="ar"/>
          </w:rPr>
          <w:t xml:space="preserve">Benmaamar, M. </w:t>
        </w:r>
      </w:ins>
      <w:ins w:id="30" w:author="hon(o^^o)" w:date="2026-05-15T09:36:33Z">
        <w:r>
          <w:rPr>
            <w:rFonts w:hint="default" w:eastAsia="宋体"/>
            <w:i/>
            <w:iCs/>
            <w:lang w:bidi="ar"/>
          </w:rPr>
          <w:t>Financing of Road Maintenance in Sub-Saharan Africa: Reforms and Progress towards Second Generation Road Funds</w:t>
        </w:r>
      </w:ins>
      <w:ins w:id="31" w:author="hon(o^^o)" w:date="2026-05-15T09:36:33Z">
        <w:r>
          <w:rPr>
            <w:rFonts w:hint="default" w:eastAsia="宋体"/>
            <w:lang w:bidi="ar"/>
          </w:rPr>
          <w:t>. SSATP Discussion Paper No. 6 (World Bank, 2006).</w:t>
        </w:r>
      </w:ins>
      <w:del w:id="32" w:author="hon(o^^o)" w:date="2026-05-15T09:36:33Z">
        <w:r>
          <w:rPr>
            <w:rFonts w:hint="default" w:ascii="Times New Roman" w:hAnsi="Times New Roman" w:eastAsia="宋体" w:cs="Times New Roman"/>
            <w:kern w:val="0"/>
            <w:sz w:val="24"/>
            <w:szCs w:val="24"/>
            <w:lang w:val="en-US" w:eastAsia="zh-CN" w:bidi="ar"/>
          </w:rPr>
          <w:delText xml:space="preserve">Benmaamar, Mustapha. </w:delText>
        </w:r>
      </w:del>
      <w:del w:id="33" w:author="hon(o^^o)" w:date="2026-05-15T09:36:33Z">
        <w:r>
          <w:rPr>
            <w:rFonts w:hint="default" w:ascii="Times New Roman" w:hAnsi="Times New Roman" w:eastAsia="宋体" w:cs="Times New Roman"/>
            <w:i/>
            <w:iCs/>
            <w:kern w:val="0"/>
            <w:sz w:val="24"/>
            <w:szCs w:val="24"/>
            <w:lang w:val="en-US" w:eastAsia="zh-CN" w:bidi="ar"/>
          </w:rPr>
          <w:delText>Roads in Sub-Saharan Africa: Sector Review</w:delText>
        </w:r>
      </w:del>
      <w:del w:id="34" w:author="hon(o^^o)" w:date="2026-05-15T09:36:33Z">
        <w:r>
          <w:rPr>
            <w:rFonts w:hint="default" w:ascii="Times New Roman" w:hAnsi="Times New Roman" w:eastAsia="宋体" w:cs="Times New Roman"/>
            <w:kern w:val="0"/>
            <w:sz w:val="24"/>
            <w:szCs w:val="24"/>
            <w:lang w:val="en-US" w:eastAsia="zh-CN" w:bidi="ar"/>
          </w:rPr>
          <w:delText xml:space="preserve">. (2008). </w:delText>
        </w:r>
      </w:del>
    </w:p>
    <w:p w14:paraId="34D827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7. </w:t>
      </w:r>
      <w:ins w:id="35" w:author="hon(o^^o)" w:date="2026-05-15T09:37:00Z">
        <w:r>
          <w:rPr>
            <w:rFonts w:hint="default" w:eastAsia="宋体"/>
            <w:lang w:bidi="ar"/>
          </w:rPr>
          <w:t xml:space="preserve">IPCC. </w:t>
        </w:r>
      </w:ins>
      <w:ins w:id="36" w:author="hon(o^^o)" w:date="2026-05-15T09:37:00Z">
        <w:r>
          <w:rPr>
            <w:rFonts w:hint="default" w:eastAsia="宋体"/>
            <w:i/>
            <w:iCs/>
            <w:lang w:bidi="ar"/>
          </w:rPr>
          <w:t>Climate Change 2022: Impacts, Adaptation and Vulnerability. Contribution of Working Group II to the Sixth Assessment Report of the Intergovernmental Panel on Climate Change</w:t>
        </w:r>
      </w:ins>
      <w:ins w:id="37" w:author="hon(o^^o)" w:date="2026-05-15T09:37:00Z">
        <w:r>
          <w:rPr>
            <w:rFonts w:hint="default" w:eastAsia="宋体"/>
            <w:lang w:bidi="ar"/>
          </w:rPr>
          <w:t xml:space="preserve"> (eds Pörtner, H.-O. et al.) (Cambridge Univ. Press, 2022). https://doi.org/10.1017/9781009325844</w:t>
        </w:r>
      </w:ins>
      <w:del w:id="38" w:author="hon(o^^o)" w:date="2026-05-15T09:37:00Z">
        <w:r>
          <w:rPr>
            <w:rFonts w:hint="default" w:ascii="Times New Roman" w:hAnsi="Times New Roman" w:eastAsia="宋体" w:cs="Times New Roman"/>
            <w:kern w:val="0"/>
            <w:sz w:val="24"/>
            <w:szCs w:val="24"/>
            <w:lang w:val="en-US" w:eastAsia="zh-CN" w:bidi="ar"/>
          </w:rPr>
          <w:delText xml:space="preserve">Intergovernmental Panel On Climate Change (Ipcc). </w:delText>
        </w:r>
      </w:del>
      <w:del w:id="39" w:author="hon(o^^o)" w:date="2026-05-15T09:37:00Z">
        <w:r>
          <w:rPr>
            <w:rFonts w:hint="default" w:ascii="Times New Roman" w:hAnsi="Times New Roman" w:eastAsia="宋体" w:cs="Times New Roman"/>
            <w:i/>
            <w:iCs/>
            <w:kern w:val="0"/>
            <w:sz w:val="24"/>
            <w:szCs w:val="24"/>
            <w:lang w:val="en-US" w:eastAsia="zh-CN" w:bidi="ar"/>
          </w:rPr>
          <w:delText>Climate Change 2022 – Impacts, Adaptation and Vulnerability: Working Group II Contribution to the Sixth Assessment Report of the Intergovernmental Panel on Climate Change</w:delText>
        </w:r>
      </w:del>
      <w:del w:id="40" w:author="hon(o^^o)" w:date="2026-05-15T09:37:00Z">
        <w:r>
          <w:rPr>
            <w:rFonts w:hint="default" w:ascii="Times New Roman" w:hAnsi="Times New Roman" w:eastAsia="宋体" w:cs="Times New Roman"/>
            <w:kern w:val="0"/>
            <w:sz w:val="24"/>
            <w:szCs w:val="24"/>
            <w:lang w:val="en-US" w:eastAsia="zh-CN" w:bidi="ar"/>
          </w:rPr>
          <w:delText>. (Cambridge University Press, 2023). doi:10.1017/9781009325844.</w:delText>
        </w:r>
      </w:del>
      <w:r>
        <w:rPr>
          <w:rFonts w:hint="default" w:ascii="Times New Roman" w:hAnsi="Times New Roman" w:eastAsia="宋体" w:cs="Times New Roman"/>
          <w:kern w:val="0"/>
          <w:sz w:val="24"/>
          <w:szCs w:val="24"/>
          <w:lang w:val="en-US" w:eastAsia="zh-CN" w:bidi="ar"/>
        </w:rPr>
        <w:t xml:space="preserve"> </w:t>
      </w:r>
    </w:p>
    <w:p w14:paraId="364E45C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8. IPCC. </w:t>
      </w:r>
      <w:r>
        <w:rPr>
          <w:rFonts w:hint="default" w:ascii="Times New Roman" w:hAnsi="Times New Roman" w:eastAsia="宋体" w:cs="Times New Roman"/>
          <w:i/>
          <w:iCs/>
          <w:kern w:val="0"/>
          <w:sz w:val="24"/>
          <w:szCs w:val="24"/>
          <w:lang w:val="en-US" w:eastAsia="zh-CN" w:bidi="ar"/>
        </w:rPr>
        <w:t>Climate Change 2021: The Physical Science Basis. Regional Fact Sheet – Africa. Intergovernmental Panel on Climate Change</w:t>
      </w:r>
      <w:r>
        <w:rPr>
          <w:rFonts w:hint="default" w:ascii="Times New Roman" w:hAnsi="Times New Roman" w:eastAsia="宋体" w:cs="Times New Roman"/>
          <w:kern w:val="0"/>
          <w:sz w:val="24"/>
          <w:szCs w:val="24"/>
          <w:lang w:val="en-US" w:eastAsia="zh-CN" w:bidi="ar"/>
        </w:rPr>
        <w:t xml:space="preserve">. (2021). </w:t>
      </w:r>
    </w:p>
    <w:p w14:paraId="4F4326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9. Weiss, D. J. </w:t>
      </w:r>
      <w:r>
        <w:rPr>
          <w:rFonts w:hint="default" w:ascii="Times New Roman" w:hAnsi="Times New Roman" w:eastAsia="宋体" w:cs="Times New Roman"/>
          <w:i/>
          <w:iCs/>
          <w:kern w:val="0"/>
          <w:sz w:val="24"/>
          <w:szCs w:val="24"/>
          <w:lang w:val="en-US" w:eastAsia="zh-CN" w:bidi="ar"/>
        </w:rPr>
        <w:t>et al.</w:t>
      </w:r>
      <w:r>
        <w:rPr>
          <w:rFonts w:hint="default" w:ascii="Times New Roman" w:hAnsi="Times New Roman" w:eastAsia="宋体" w:cs="Times New Roman"/>
          <w:kern w:val="0"/>
          <w:sz w:val="24"/>
          <w:szCs w:val="24"/>
          <w:lang w:val="en-US" w:eastAsia="zh-CN" w:bidi="ar"/>
        </w:rPr>
        <w:t xml:space="preserve"> Global maps of travel time to healthcare facilities. </w:t>
      </w:r>
      <w:r>
        <w:rPr>
          <w:rFonts w:hint="default" w:ascii="Times New Roman" w:hAnsi="Times New Roman" w:eastAsia="宋体" w:cs="Times New Roman"/>
          <w:i/>
          <w:iCs/>
          <w:kern w:val="0"/>
          <w:sz w:val="24"/>
          <w:szCs w:val="24"/>
          <w:lang w:val="en-US" w:eastAsia="zh-CN" w:bidi="ar"/>
        </w:rPr>
        <w:t>Nature Medicine</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26</w:t>
      </w:r>
      <w:r>
        <w:rPr>
          <w:rFonts w:hint="default" w:ascii="Times New Roman" w:hAnsi="Times New Roman" w:eastAsia="宋体" w:cs="Times New Roman"/>
          <w:kern w:val="0"/>
          <w:sz w:val="24"/>
          <w:szCs w:val="24"/>
          <w:lang w:val="en-US" w:eastAsia="zh-CN" w:bidi="ar"/>
        </w:rPr>
        <w:t xml:space="preserve">, 1835–1838 (2020). </w:t>
      </w:r>
    </w:p>
    <w:p w14:paraId="32264C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10. Liu, K., Wang, Q., Wang, M. &amp; Koks, E. E. Global transportation infrastructure exposure to the change of precipitation in a warmer world. </w:t>
      </w:r>
      <w:r>
        <w:rPr>
          <w:rFonts w:hint="default" w:ascii="Times New Roman" w:hAnsi="Times New Roman" w:eastAsia="宋体" w:cs="Times New Roman"/>
          <w:i/>
          <w:iCs/>
          <w:kern w:val="0"/>
          <w:sz w:val="24"/>
          <w:szCs w:val="24"/>
          <w:lang w:val="en-US" w:eastAsia="zh-CN" w:bidi="ar"/>
        </w:rPr>
        <w:t>Nature Communications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14</w:t>
      </w:r>
      <w:r>
        <w:rPr>
          <w:rFonts w:hint="default" w:ascii="Times New Roman" w:hAnsi="Times New Roman" w:eastAsia="宋体" w:cs="Times New Roman"/>
          <w:kern w:val="0"/>
          <w:sz w:val="24"/>
          <w:szCs w:val="24"/>
          <w:lang w:val="en-US" w:eastAsia="zh-CN" w:bidi="ar"/>
        </w:rPr>
        <w:t xml:space="preserve">, 2541 (2023). </w:t>
      </w:r>
    </w:p>
    <w:p w14:paraId="36DCA5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11. Koks, E. E. </w:t>
      </w:r>
      <w:r>
        <w:rPr>
          <w:rFonts w:hint="default" w:ascii="Times New Roman" w:hAnsi="Times New Roman" w:eastAsia="宋体" w:cs="Times New Roman"/>
          <w:i/>
          <w:iCs/>
          <w:kern w:val="0"/>
          <w:sz w:val="24"/>
          <w:szCs w:val="24"/>
          <w:lang w:val="en-US" w:eastAsia="zh-CN" w:bidi="ar"/>
        </w:rPr>
        <w:t>et al.</w:t>
      </w:r>
      <w:r>
        <w:rPr>
          <w:rFonts w:hint="default" w:ascii="Times New Roman" w:hAnsi="Times New Roman" w:eastAsia="宋体" w:cs="Times New Roman"/>
          <w:kern w:val="0"/>
          <w:sz w:val="24"/>
          <w:szCs w:val="24"/>
          <w:lang w:val="en-US" w:eastAsia="zh-CN" w:bidi="ar"/>
        </w:rPr>
        <w:t xml:space="preserve"> A global multi-hazard risk analysis of road and railway infrastructure assets. </w:t>
      </w:r>
      <w:r>
        <w:rPr>
          <w:rFonts w:hint="default" w:ascii="Times New Roman" w:hAnsi="Times New Roman" w:eastAsia="宋体" w:cs="Times New Roman"/>
          <w:i/>
          <w:iCs/>
          <w:kern w:val="0"/>
          <w:sz w:val="24"/>
          <w:szCs w:val="24"/>
          <w:lang w:val="en-US" w:eastAsia="zh-CN" w:bidi="ar"/>
        </w:rPr>
        <w:t>Nature Communications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10</w:t>
      </w:r>
      <w:r>
        <w:rPr>
          <w:rFonts w:hint="default" w:ascii="Times New Roman" w:hAnsi="Times New Roman" w:eastAsia="宋体" w:cs="Times New Roman"/>
          <w:kern w:val="0"/>
          <w:sz w:val="24"/>
          <w:szCs w:val="24"/>
          <w:lang w:val="en-US" w:eastAsia="zh-CN" w:bidi="ar"/>
        </w:rPr>
        <w:t xml:space="preserve">, 2677 (2019). </w:t>
      </w:r>
    </w:p>
    <w:p w14:paraId="76AD9F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ins w:id="41" w:author="hon(o^^o)" w:date="2026-05-15T09:24:54Z">
        <w:r>
          <w:rPr>
            <w:rFonts w:hint="default" w:eastAsia="宋体"/>
            <w:lang w:bidi="ar"/>
          </w:rPr>
          <w:t xml:space="preserve">12. Ganin, A. A., Kitsak, M., Marchese, D., Keisler, J. M., Seager, T. &amp; Linkov, I. Resilience and efficiency in transportation networks. </w:t>
        </w:r>
      </w:ins>
      <w:ins w:id="42" w:author="hon(o^^o)" w:date="2026-05-15T09:24:54Z">
        <w:r>
          <w:rPr>
            <w:rFonts w:hint="default" w:eastAsia="宋体"/>
            <w:i/>
            <w:iCs/>
            <w:lang w:bidi="ar"/>
          </w:rPr>
          <w:t>Sci. Adv.</w:t>
        </w:r>
      </w:ins>
      <w:ins w:id="43" w:author="hon(o^^o)" w:date="2026-05-15T09:24:54Z">
        <w:r>
          <w:rPr>
            <w:rFonts w:hint="default" w:eastAsia="宋体"/>
            <w:lang w:bidi="ar"/>
          </w:rPr>
          <w:t xml:space="preserve"> </w:t>
        </w:r>
      </w:ins>
      <w:ins w:id="44" w:author="hon(o^^o)" w:date="2026-05-15T09:24:54Z">
        <w:r>
          <w:rPr>
            <w:rFonts w:hint="default" w:eastAsia="宋体"/>
            <w:i/>
            <w:iCs/>
            <w:lang w:bidi="ar"/>
          </w:rPr>
          <w:t>3</w:t>
        </w:r>
      </w:ins>
      <w:ins w:id="45" w:author="hon(o^^o)" w:date="2026-05-15T09:24:54Z">
        <w:r>
          <w:rPr>
            <w:rFonts w:hint="default" w:eastAsia="宋体"/>
            <w:lang w:bidi="ar"/>
          </w:rPr>
          <w:t>, e1701079 (2017).</w:t>
        </w:r>
      </w:ins>
      <w:del w:id="46" w:author="hon(o^^o)" w:date="2026-05-15T09:24:54Z">
        <w:r>
          <w:rPr>
            <w:rFonts w:hint="default" w:ascii="Times New Roman" w:hAnsi="Times New Roman" w:eastAsia="宋体" w:cs="Times New Roman"/>
            <w:kern w:val="0"/>
            <w:sz w:val="24"/>
            <w:szCs w:val="24"/>
            <w:lang w:val="en-US" w:eastAsia="zh-CN" w:bidi="ar"/>
          </w:rPr>
          <w:delText>12. Resilience and efficiency in transportation networks | Science Advances. https://www.science.org/doi/10.1126/sciadv.1701079?utm_source=chatgpt.com.</w:delText>
        </w:r>
      </w:del>
      <w:r>
        <w:rPr>
          <w:rFonts w:hint="default" w:ascii="Times New Roman" w:hAnsi="Times New Roman" w:eastAsia="宋体" w:cs="Times New Roman"/>
          <w:kern w:val="0"/>
          <w:sz w:val="24"/>
          <w:szCs w:val="24"/>
          <w:lang w:val="en-US" w:eastAsia="zh-CN" w:bidi="ar"/>
        </w:rPr>
        <w:t xml:space="preserve"> </w:t>
      </w:r>
    </w:p>
    <w:p w14:paraId="4CEF30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13. Weiss, D. J. </w:t>
      </w:r>
      <w:r>
        <w:rPr>
          <w:rFonts w:hint="default" w:ascii="Times New Roman" w:hAnsi="Times New Roman" w:eastAsia="宋体" w:cs="Times New Roman"/>
          <w:i/>
          <w:iCs/>
          <w:kern w:val="0"/>
          <w:sz w:val="24"/>
          <w:szCs w:val="24"/>
          <w:lang w:val="en-US" w:eastAsia="zh-CN" w:bidi="ar"/>
        </w:rPr>
        <w:t>et al.</w:t>
      </w:r>
      <w:r>
        <w:rPr>
          <w:rFonts w:hint="default" w:ascii="Times New Roman" w:hAnsi="Times New Roman" w:eastAsia="宋体" w:cs="Times New Roman"/>
          <w:kern w:val="0"/>
          <w:sz w:val="24"/>
          <w:szCs w:val="24"/>
          <w:lang w:val="en-US" w:eastAsia="zh-CN" w:bidi="ar"/>
        </w:rPr>
        <w:t xml:space="preserve"> A global map of travel time to cities to assess inequalities in accessibility in 2015. </w:t>
      </w:r>
      <w:r>
        <w:rPr>
          <w:rFonts w:hint="default" w:ascii="Times New Roman" w:hAnsi="Times New Roman" w:eastAsia="宋体" w:cs="Times New Roman"/>
          <w:i/>
          <w:iCs/>
          <w:kern w:val="0"/>
          <w:sz w:val="24"/>
          <w:szCs w:val="24"/>
          <w:lang w:val="en-US" w:eastAsia="zh-CN" w:bidi="ar"/>
        </w:rPr>
        <w:t>Nature</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553</w:t>
      </w:r>
      <w:r>
        <w:rPr>
          <w:rFonts w:hint="default" w:ascii="Times New Roman" w:hAnsi="Times New Roman" w:eastAsia="宋体" w:cs="Times New Roman"/>
          <w:kern w:val="0"/>
          <w:sz w:val="24"/>
          <w:szCs w:val="24"/>
          <w:lang w:val="en-US" w:eastAsia="zh-CN" w:bidi="ar"/>
        </w:rPr>
        <w:t xml:space="preserve">, 333–336 (2018). </w:t>
      </w:r>
    </w:p>
    <w:p w14:paraId="6CAD356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14. Nelson, A. </w:t>
      </w:r>
      <w:r>
        <w:rPr>
          <w:rFonts w:hint="default" w:ascii="Times New Roman" w:hAnsi="Times New Roman" w:eastAsia="宋体" w:cs="Times New Roman"/>
          <w:i/>
          <w:iCs/>
          <w:kern w:val="0"/>
          <w:sz w:val="24"/>
          <w:szCs w:val="24"/>
          <w:lang w:val="en-US" w:eastAsia="zh-CN" w:bidi="ar"/>
        </w:rPr>
        <w:t>et al.</w:t>
      </w:r>
      <w:r>
        <w:rPr>
          <w:rFonts w:hint="default" w:ascii="Times New Roman" w:hAnsi="Times New Roman" w:eastAsia="宋体" w:cs="Times New Roman"/>
          <w:kern w:val="0"/>
          <w:sz w:val="24"/>
          <w:szCs w:val="24"/>
          <w:lang w:val="en-US" w:eastAsia="zh-CN" w:bidi="ar"/>
        </w:rPr>
        <w:t xml:space="preserve"> A suite of global accessibility indicators. </w:t>
      </w:r>
      <w:r>
        <w:rPr>
          <w:rFonts w:hint="default" w:ascii="Times New Roman" w:hAnsi="Times New Roman" w:eastAsia="宋体" w:cs="Times New Roman"/>
          <w:i/>
          <w:iCs/>
          <w:kern w:val="0"/>
          <w:sz w:val="24"/>
          <w:szCs w:val="24"/>
          <w:lang w:val="en-US" w:eastAsia="zh-CN" w:bidi="ar"/>
        </w:rPr>
        <w:t>Scientific Data</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6</w:t>
      </w:r>
      <w:r>
        <w:rPr>
          <w:rFonts w:hint="default" w:ascii="Times New Roman" w:hAnsi="Times New Roman" w:eastAsia="宋体" w:cs="Times New Roman"/>
          <w:kern w:val="0"/>
          <w:sz w:val="24"/>
          <w:szCs w:val="24"/>
          <w:lang w:val="en-US" w:eastAsia="zh-CN" w:bidi="ar"/>
        </w:rPr>
        <w:t xml:space="preserve">, 266 (2019). </w:t>
      </w:r>
    </w:p>
    <w:p w14:paraId="5652F4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15. </w:t>
      </w:r>
      <w:ins w:id="47" w:author="hon(o^^o)" w:date="2026-05-15T09:37:20Z">
        <w:r>
          <w:rPr>
            <w:rFonts w:hint="default" w:eastAsia="宋体"/>
            <w:i/>
            <w:iCs/>
            <w:lang w:bidi="ar"/>
          </w:rPr>
          <w:t>Tracking Africa's Progress in Figures</w:t>
        </w:r>
      </w:ins>
      <w:ins w:id="48" w:author="hon(o^^o)" w:date="2026-05-15T09:37:20Z">
        <w:r>
          <w:rPr>
            <w:rFonts w:hint="default" w:eastAsia="宋体"/>
            <w:lang w:bidi="ar"/>
          </w:rPr>
          <w:t xml:space="preserve"> (African Development Bank Group, 2014).</w:t>
        </w:r>
      </w:ins>
      <w:del w:id="49" w:author="hon(o^^o)" w:date="2026-05-15T09:37:20Z">
        <w:r>
          <w:rPr>
            <w:rFonts w:hint="default" w:ascii="Times New Roman" w:hAnsi="Times New Roman" w:eastAsia="宋体" w:cs="Times New Roman"/>
            <w:kern w:val="0"/>
            <w:sz w:val="24"/>
            <w:szCs w:val="24"/>
            <w:lang w:val="en-US" w:eastAsia="zh-CN" w:bidi="ar"/>
          </w:rPr>
          <w:delText xml:space="preserve">African Development Bank Group. </w:delText>
        </w:r>
      </w:del>
      <w:del w:id="50" w:author="hon(o^^o)" w:date="2026-05-15T09:37:20Z">
        <w:r>
          <w:rPr>
            <w:rFonts w:hint="default" w:ascii="Times New Roman" w:hAnsi="Times New Roman" w:eastAsia="宋体" w:cs="Times New Roman"/>
            <w:i/>
            <w:iCs/>
            <w:kern w:val="0"/>
            <w:sz w:val="24"/>
            <w:szCs w:val="24"/>
            <w:lang w:val="en-US" w:eastAsia="zh-CN" w:bidi="ar"/>
          </w:rPr>
          <w:delText>Tracking Africa’s Progress in Figures: Infrastructure Development</w:delText>
        </w:r>
      </w:del>
      <w:del w:id="51" w:author="hon(o^^o)" w:date="2026-05-15T09:37:20Z">
        <w:r>
          <w:rPr>
            <w:rFonts w:hint="default" w:ascii="Times New Roman" w:hAnsi="Times New Roman" w:eastAsia="宋体" w:cs="Times New Roman"/>
            <w:kern w:val="0"/>
            <w:sz w:val="24"/>
            <w:szCs w:val="24"/>
            <w:lang w:val="en-US" w:eastAsia="zh-CN" w:bidi="ar"/>
          </w:rPr>
          <w:delText>. (2014).</w:delText>
        </w:r>
      </w:del>
      <w:r>
        <w:rPr>
          <w:rFonts w:hint="default" w:ascii="Times New Roman" w:hAnsi="Times New Roman" w:eastAsia="宋体" w:cs="Times New Roman"/>
          <w:kern w:val="0"/>
          <w:sz w:val="24"/>
          <w:szCs w:val="24"/>
          <w:lang w:val="en-US" w:eastAsia="zh-CN" w:bidi="ar"/>
        </w:rPr>
        <w:t xml:space="preserve"> </w:t>
      </w:r>
    </w:p>
    <w:p w14:paraId="18873A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16. Xu, Z. &amp; Chopra, S. S. Interconnectedness enhances network resilience of multimodal public transportation systems for Safe-to-Fail urban mobility. </w:t>
      </w:r>
      <w:r>
        <w:rPr>
          <w:rFonts w:hint="default" w:ascii="Times New Roman" w:hAnsi="Times New Roman" w:eastAsia="宋体" w:cs="Times New Roman"/>
          <w:i/>
          <w:iCs/>
          <w:kern w:val="0"/>
          <w:sz w:val="24"/>
          <w:szCs w:val="24"/>
          <w:lang w:val="en-US" w:eastAsia="zh-CN" w:bidi="ar"/>
        </w:rPr>
        <w:t>Nature Communications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14</w:t>
      </w:r>
      <w:r>
        <w:rPr>
          <w:rFonts w:hint="default" w:ascii="Times New Roman" w:hAnsi="Times New Roman" w:eastAsia="宋体" w:cs="Times New Roman"/>
          <w:kern w:val="0"/>
          <w:sz w:val="24"/>
          <w:szCs w:val="24"/>
          <w:lang w:val="en-US" w:eastAsia="zh-CN" w:bidi="ar"/>
        </w:rPr>
        <w:t xml:space="preserve">, 4291 (2023). </w:t>
      </w:r>
    </w:p>
    <w:p w14:paraId="4B0095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17. Dong, S., Gao, X., Mostafavi, A. &amp; Gao, J. Modest flooding can trigger catastrophic road network collapse due to compound failure. </w:t>
      </w:r>
      <w:r>
        <w:rPr>
          <w:rFonts w:hint="default" w:ascii="Times New Roman" w:hAnsi="Times New Roman" w:eastAsia="宋体" w:cs="Times New Roman"/>
          <w:i/>
          <w:iCs/>
          <w:kern w:val="0"/>
          <w:sz w:val="24"/>
          <w:szCs w:val="24"/>
          <w:lang w:val="en-US" w:eastAsia="zh-CN" w:bidi="ar"/>
        </w:rPr>
        <w:t>Communications Earth &amp; Environment</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3</w:t>
      </w:r>
      <w:r>
        <w:rPr>
          <w:rFonts w:hint="default" w:ascii="Times New Roman" w:hAnsi="Times New Roman" w:eastAsia="宋体" w:cs="Times New Roman"/>
          <w:kern w:val="0"/>
          <w:sz w:val="24"/>
          <w:szCs w:val="24"/>
          <w:lang w:val="en-US" w:eastAsia="zh-CN" w:bidi="ar"/>
        </w:rPr>
        <w:t xml:space="preserve">, 38 (2022). </w:t>
      </w:r>
    </w:p>
    <w:p w14:paraId="6B898B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18. Bergantino, A. S., Gardelli, A. &amp; Rotaris, L. Assessing transport network resilience: empirical insights from real-world data studies. </w:t>
      </w:r>
      <w:r>
        <w:rPr>
          <w:rFonts w:hint="default" w:ascii="Times New Roman" w:hAnsi="Times New Roman" w:eastAsia="宋体" w:cs="Times New Roman"/>
          <w:i/>
          <w:iCs/>
          <w:kern w:val="0"/>
          <w:sz w:val="24"/>
          <w:szCs w:val="24"/>
          <w:lang w:val="en-US" w:eastAsia="zh-CN" w:bidi="ar"/>
        </w:rPr>
        <w:t>Transport Reviews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44</w:t>
      </w:r>
      <w:r>
        <w:rPr>
          <w:rFonts w:hint="default" w:ascii="Times New Roman" w:hAnsi="Times New Roman" w:eastAsia="宋体" w:cs="Times New Roman"/>
          <w:kern w:val="0"/>
          <w:sz w:val="24"/>
          <w:szCs w:val="24"/>
          <w:lang w:val="en-US" w:eastAsia="zh-CN" w:bidi="ar"/>
        </w:rPr>
        <w:t xml:space="preserve">, 834–857 (2024). </w:t>
      </w:r>
    </w:p>
    <w:p w14:paraId="05D091C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19. Martín, B., Ortega, E., Cuevas-Wizner, R., Ledda, A. &amp; De Montis, A. Assessing road network resilience: An accessibility comparative analysis. </w:t>
      </w:r>
      <w:r>
        <w:rPr>
          <w:rFonts w:hint="default" w:ascii="Times New Roman" w:hAnsi="Times New Roman" w:eastAsia="宋体" w:cs="Times New Roman"/>
          <w:i/>
          <w:iCs/>
          <w:kern w:val="0"/>
          <w:sz w:val="24"/>
          <w:szCs w:val="24"/>
          <w:lang w:val="en-US" w:eastAsia="zh-CN" w:bidi="ar"/>
        </w:rPr>
        <w:t>Transportation Research Part D: Transport and Environment</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95</w:t>
      </w:r>
      <w:r>
        <w:rPr>
          <w:rFonts w:hint="default" w:ascii="Times New Roman" w:hAnsi="Times New Roman" w:eastAsia="宋体" w:cs="Times New Roman"/>
          <w:kern w:val="0"/>
          <w:sz w:val="24"/>
          <w:szCs w:val="24"/>
          <w:lang w:val="en-US" w:eastAsia="zh-CN" w:bidi="ar"/>
        </w:rPr>
        <w:t xml:space="preserve">, 102851 (2021). </w:t>
      </w:r>
    </w:p>
    <w:p w14:paraId="71126F4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20. </w:t>
      </w:r>
      <w:ins w:id="52" w:author="hon(o^^o)" w:date="2026-05-15T09:28:43Z">
        <w:r>
          <w:rPr>
            <w:rFonts w:hint="default" w:eastAsia="宋体"/>
            <w:lang w:bidi="ar"/>
          </w:rPr>
          <w:t xml:space="preserve">Liu, Z., Zhou, Q., Zhang, F. &amp; Laari, P. B. The first road surface type dataset for 50 African countries and regions. </w:t>
        </w:r>
      </w:ins>
      <w:ins w:id="53" w:author="hon(o^^o)" w:date="2026-05-15T09:28:43Z">
        <w:r>
          <w:rPr>
            <w:rFonts w:hint="default" w:eastAsia="宋体"/>
            <w:i/>
            <w:iCs/>
            <w:lang w:bidi="ar"/>
          </w:rPr>
          <w:t>Earth Syst. Sci. Data</w:t>
        </w:r>
      </w:ins>
      <w:ins w:id="54" w:author="hon(o^^o)" w:date="2026-05-15T09:28:43Z">
        <w:r>
          <w:rPr>
            <w:rFonts w:hint="default" w:eastAsia="宋体"/>
            <w:lang w:bidi="ar"/>
          </w:rPr>
          <w:t xml:space="preserve"> </w:t>
        </w:r>
      </w:ins>
      <w:ins w:id="55" w:author="hon(o^^o)" w:date="2026-05-15T09:28:43Z">
        <w:r>
          <w:rPr>
            <w:rFonts w:hint="default" w:eastAsia="宋体"/>
            <w:i/>
            <w:iCs/>
            <w:lang w:bidi="ar"/>
          </w:rPr>
          <w:t>18</w:t>
        </w:r>
      </w:ins>
      <w:ins w:id="56" w:author="hon(o^^o)" w:date="2026-05-15T09:28:43Z">
        <w:r>
          <w:rPr>
            <w:rFonts w:hint="default" w:eastAsia="宋体"/>
            <w:lang w:bidi="ar"/>
          </w:rPr>
          <w:t>, 267–285 (2026). https://doi.org/10.5194/essd-18-267-2026</w:t>
        </w:r>
      </w:ins>
      <w:del w:id="57" w:author="hon(o^^o)" w:date="2026-05-15T09:28:43Z">
        <w:r>
          <w:rPr>
            <w:rFonts w:hint="default" w:ascii="Times New Roman" w:hAnsi="Times New Roman" w:eastAsia="宋体" w:cs="Times New Roman"/>
            <w:kern w:val="0"/>
            <w:sz w:val="24"/>
            <w:szCs w:val="24"/>
            <w:lang w:val="en-US" w:eastAsia="zh-CN" w:bidi="ar"/>
          </w:rPr>
          <w:delText xml:space="preserve">Liu, Z., Zhou, Q., Zhang, F. &amp; Basommi Laari, P. The first road surface type dataset for 50 African countries and regions. </w:delText>
        </w:r>
      </w:del>
      <w:del w:id="58" w:author="hon(o^^o)" w:date="2026-05-15T09:28:43Z">
        <w:r>
          <w:rPr>
            <w:rFonts w:hint="default" w:ascii="Times New Roman" w:hAnsi="Times New Roman" w:eastAsia="宋体" w:cs="Times New Roman"/>
            <w:i/>
            <w:iCs/>
            <w:kern w:val="0"/>
            <w:sz w:val="24"/>
            <w:szCs w:val="24"/>
            <w:lang w:val="en-US" w:eastAsia="zh-CN" w:bidi="ar"/>
          </w:rPr>
          <w:delText>Earth Syst. Sci. Data</w:delText>
        </w:r>
      </w:del>
      <w:del w:id="59" w:author="hon(o^^o)" w:date="2026-05-15T09:28:43Z">
        <w:r>
          <w:rPr>
            <w:rFonts w:hint="default" w:ascii="Times New Roman" w:hAnsi="Times New Roman" w:eastAsia="宋体" w:cs="Times New Roman"/>
            <w:b/>
            <w:bCs/>
            <w:kern w:val="0"/>
            <w:sz w:val="24"/>
            <w:szCs w:val="24"/>
            <w:lang w:val="en-US" w:eastAsia="zh-CN" w:bidi="ar"/>
          </w:rPr>
          <w:delText>18</w:delText>
        </w:r>
      </w:del>
      <w:del w:id="60" w:author="hon(o^^o)" w:date="2026-05-15T09:28:43Z">
        <w:r>
          <w:rPr>
            <w:rFonts w:hint="default" w:ascii="Times New Roman" w:hAnsi="Times New Roman" w:eastAsia="宋体" w:cs="Times New Roman"/>
            <w:kern w:val="0"/>
            <w:sz w:val="24"/>
            <w:szCs w:val="24"/>
            <w:lang w:val="en-US" w:eastAsia="zh-CN" w:bidi="ar"/>
          </w:rPr>
          <w:delText xml:space="preserve">, 267–285 (2026). </w:delText>
        </w:r>
      </w:del>
    </w:p>
    <w:p w14:paraId="0609E3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21. Jenelius, E. Redundancy importance: Links as rerouting alternatives during road network disruptions. </w:t>
      </w:r>
      <w:r>
        <w:rPr>
          <w:rFonts w:hint="default" w:ascii="Times New Roman" w:hAnsi="Times New Roman" w:eastAsia="宋体" w:cs="Times New Roman"/>
          <w:i/>
          <w:iCs/>
          <w:kern w:val="0"/>
          <w:sz w:val="24"/>
          <w:szCs w:val="24"/>
          <w:lang w:val="en-US" w:eastAsia="zh-CN" w:bidi="ar"/>
        </w:rPr>
        <w:t>Procedia Engineering</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3</w:t>
      </w:r>
      <w:r>
        <w:rPr>
          <w:rFonts w:hint="default" w:ascii="Times New Roman" w:hAnsi="Times New Roman" w:eastAsia="宋体" w:cs="Times New Roman"/>
          <w:kern w:val="0"/>
          <w:sz w:val="24"/>
          <w:szCs w:val="24"/>
          <w:lang w:val="en-US" w:eastAsia="zh-CN" w:bidi="ar"/>
        </w:rPr>
        <w:t xml:space="preserve">, 129–137 (2010). </w:t>
      </w:r>
    </w:p>
    <w:p w14:paraId="52A659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22. Wang, W., Yang, S., Stanley, H. E. &amp; Gao, J. Local floods induce large-scale abrupt failures of road networks. </w:t>
      </w:r>
      <w:r>
        <w:rPr>
          <w:rFonts w:hint="default" w:ascii="Times New Roman" w:hAnsi="Times New Roman" w:eastAsia="宋体" w:cs="Times New Roman"/>
          <w:i/>
          <w:iCs/>
          <w:kern w:val="0"/>
          <w:sz w:val="24"/>
          <w:szCs w:val="24"/>
          <w:lang w:val="en-US" w:eastAsia="zh-CN" w:bidi="ar"/>
        </w:rPr>
        <w:t>Nat Commun</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10</w:t>
      </w:r>
      <w:r>
        <w:rPr>
          <w:rFonts w:hint="default" w:ascii="Times New Roman" w:hAnsi="Times New Roman" w:eastAsia="宋体" w:cs="Times New Roman"/>
          <w:kern w:val="0"/>
          <w:sz w:val="24"/>
          <w:szCs w:val="24"/>
          <w:lang w:val="en-US" w:eastAsia="zh-CN" w:bidi="ar"/>
        </w:rPr>
        <w:t xml:space="preserve">, 2114 (2019). </w:t>
      </w:r>
    </w:p>
    <w:p w14:paraId="649EEB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23. Ortega, E., Martín, B. &amp; Aparicio, Á. Identification of critical sections of the Spanish transport system due to climate scenarios. </w:t>
      </w:r>
      <w:r>
        <w:rPr>
          <w:rFonts w:hint="default" w:ascii="Times New Roman" w:hAnsi="Times New Roman" w:eastAsia="宋体" w:cs="Times New Roman"/>
          <w:i/>
          <w:iCs/>
          <w:kern w:val="0"/>
          <w:sz w:val="24"/>
          <w:szCs w:val="24"/>
          <w:lang w:val="en-US" w:eastAsia="zh-CN" w:bidi="ar"/>
        </w:rPr>
        <w:t>Journal of Transport Geography</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84</w:t>
      </w:r>
      <w:r>
        <w:rPr>
          <w:rFonts w:hint="default" w:ascii="Times New Roman" w:hAnsi="Times New Roman" w:eastAsia="宋体" w:cs="Times New Roman"/>
          <w:kern w:val="0"/>
          <w:sz w:val="24"/>
          <w:szCs w:val="24"/>
          <w:lang w:val="en-US" w:eastAsia="zh-CN" w:bidi="ar"/>
        </w:rPr>
        <w:t xml:space="preserve">, 102691 (2020). </w:t>
      </w:r>
    </w:p>
    <w:p w14:paraId="5307F1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24. Jafino, B. A., Kwakkel, J. &amp; Verbraeck, A. Transport network criticality metrics: a comparative analysis and a guideline for selection. </w:t>
      </w:r>
      <w:r>
        <w:rPr>
          <w:rFonts w:hint="default" w:ascii="Times New Roman" w:hAnsi="Times New Roman" w:eastAsia="宋体" w:cs="Times New Roman"/>
          <w:i/>
          <w:iCs/>
          <w:kern w:val="0"/>
          <w:sz w:val="24"/>
          <w:szCs w:val="24"/>
          <w:lang w:val="en-US" w:eastAsia="zh-CN" w:bidi="ar"/>
        </w:rPr>
        <w:t>Transport Reviews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40</w:t>
      </w:r>
      <w:r>
        <w:rPr>
          <w:rFonts w:hint="default" w:ascii="Times New Roman" w:hAnsi="Times New Roman" w:eastAsia="宋体" w:cs="Times New Roman"/>
          <w:kern w:val="0"/>
          <w:sz w:val="24"/>
          <w:szCs w:val="24"/>
          <w:lang w:val="en-US" w:eastAsia="zh-CN" w:bidi="ar"/>
        </w:rPr>
        <w:t xml:space="preserve">, 241–264 (2020). </w:t>
      </w:r>
    </w:p>
    <w:p w14:paraId="6FF086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25. Hamedmoghadam, H., Jalili, M., Vu, H. L. &amp; Stone, L. Percolation of heterogeneous flows uncovers the bottlenecks of infrastructure networks. </w:t>
      </w:r>
      <w:r>
        <w:rPr>
          <w:rFonts w:hint="default" w:ascii="Times New Roman" w:hAnsi="Times New Roman" w:eastAsia="宋体" w:cs="Times New Roman"/>
          <w:i/>
          <w:iCs/>
          <w:kern w:val="0"/>
          <w:sz w:val="24"/>
          <w:szCs w:val="24"/>
          <w:lang w:val="en-US" w:eastAsia="zh-CN" w:bidi="ar"/>
        </w:rPr>
        <w:t>Nat Commun</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12</w:t>
      </w:r>
      <w:r>
        <w:rPr>
          <w:rFonts w:hint="default" w:ascii="Times New Roman" w:hAnsi="Times New Roman" w:eastAsia="宋体" w:cs="Times New Roman"/>
          <w:kern w:val="0"/>
          <w:sz w:val="24"/>
          <w:szCs w:val="24"/>
          <w:lang w:val="en-US" w:eastAsia="zh-CN" w:bidi="ar"/>
        </w:rPr>
        <w:t xml:space="preserve">, 1254 (2021). </w:t>
      </w:r>
    </w:p>
    <w:p w14:paraId="62B033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26. Rolt, J., Mukura, K. &amp; Otto, A. Development of a Simplified Agency Life-Cycle Costing Tool for Gravel Roads. </w:t>
      </w:r>
      <w:r>
        <w:rPr>
          <w:rFonts w:hint="default" w:ascii="Times New Roman" w:hAnsi="Times New Roman" w:eastAsia="宋体" w:cs="Times New Roman"/>
          <w:i/>
          <w:iCs/>
          <w:kern w:val="0"/>
          <w:sz w:val="24"/>
          <w:szCs w:val="24"/>
          <w:lang w:val="en-US" w:eastAsia="zh-CN" w:bidi="ar"/>
        </w:rPr>
        <w:t>Sustainability</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12</w:t>
      </w:r>
      <w:r>
        <w:rPr>
          <w:rFonts w:hint="default" w:ascii="Times New Roman" w:hAnsi="Times New Roman" w:eastAsia="宋体" w:cs="Times New Roman"/>
          <w:kern w:val="0"/>
          <w:sz w:val="24"/>
          <w:szCs w:val="24"/>
          <w:lang w:val="en-US" w:eastAsia="zh-CN" w:bidi="ar"/>
        </w:rPr>
        <w:t xml:space="preserve">, 4512 (2020). </w:t>
      </w:r>
    </w:p>
    <w:p w14:paraId="7C333B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27. Duan, J., Li, D. &amp; Huang, H.-J. Reliability of the traffic network against cascading failures with individuals acting independently or collectively. </w:t>
      </w:r>
      <w:r>
        <w:rPr>
          <w:rFonts w:hint="default" w:ascii="Times New Roman" w:hAnsi="Times New Roman" w:eastAsia="宋体" w:cs="Times New Roman"/>
          <w:i/>
          <w:iCs/>
          <w:kern w:val="0"/>
          <w:sz w:val="24"/>
          <w:szCs w:val="24"/>
          <w:lang w:val="en-US" w:eastAsia="zh-CN" w:bidi="ar"/>
        </w:rPr>
        <w:t>Transportation Research Part C: Emerging Technologies</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147</w:t>
      </w:r>
      <w:r>
        <w:rPr>
          <w:rFonts w:hint="default" w:ascii="Times New Roman" w:hAnsi="Times New Roman" w:eastAsia="宋体" w:cs="Times New Roman"/>
          <w:kern w:val="0"/>
          <w:sz w:val="24"/>
          <w:szCs w:val="24"/>
          <w:lang w:val="en-US" w:eastAsia="zh-CN" w:bidi="ar"/>
        </w:rPr>
        <w:t xml:space="preserve">, 104017 (2023). </w:t>
      </w:r>
    </w:p>
    <w:p w14:paraId="798E4F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28. Petricola, S., Reinmuth, M., Lautenbach, S., Hatfield, C. &amp; Zipf, A. Assessing road criticality and loss of healthcare accessibility during floods: the case of Cyclone Idai, Mozambique 2019. </w:t>
      </w:r>
      <w:r>
        <w:rPr>
          <w:rFonts w:hint="default" w:ascii="Times New Roman" w:hAnsi="Times New Roman" w:eastAsia="宋体" w:cs="Times New Roman"/>
          <w:i/>
          <w:iCs/>
          <w:kern w:val="0"/>
          <w:sz w:val="24"/>
          <w:szCs w:val="24"/>
          <w:lang w:val="en-US" w:eastAsia="zh-CN" w:bidi="ar"/>
        </w:rPr>
        <w:t>Int J Health Geogr</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21</w:t>
      </w:r>
      <w:r>
        <w:rPr>
          <w:rFonts w:hint="default" w:ascii="Times New Roman" w:hAnsi="Times New Roman" w:eastAsia="宋体" w:cs="Times New Roman"/>
          <w:kern w:val="0"/>
          <w:sz w:val="24"/>
          <w:szCs w:val="24"/>
          <w:lang w:val="en-US" w:eastAsia="zh-CN" w:bidi="ar"/>
        </w:rPr>
        <w:t xml:space="preserve">, 14 (2022). </w:t>
      </w:r>
    </w:p>
    <w:p w14:paraId="675915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29. </w:t>
      </w:r>
      <w:ins w:id="61" w:author="hon(o^^o)" w:date="2026-05-15T09:37:43Z">
        <w:r>
          <w:rPr>
            <w:rFonts w:hint="default" w:eastAsia="宋体"/>
            <w:lang w:bidi="ar"/>
          </w:rPr>
          <w:t xml:space="preserve">Farr, T. G. et al. The Shuttle Radar Topography Mission. </w:t>
        </w:r>
      </w:ins>
      <w:ins w:id="62" w:author="hon(o^^o)" w:date="2026-05-15T09:37:43Z">
        <w:r>
          <w:rPr>
            <w:rFonts w:hint="default" w:eastAsia="宋体"/>
            <w:i/>
            <w:iCs/>
            <w:lang w:bidi="ar"/>
          </w:rPr>
          <w:t>Rev. Geophys.</w:t>
        </w:r>
      </w:ins>
      <w:ins w:id="63" w:author="hon(o^^o)" w:date="2026-05-15T09:37:43Z">
        <w:r>
          <w:rPr>
            <w:rFonts w:hint="default" w:eastAsia="宋体"/>
            <w:lang w:bidi="ar"/>
          </w:rPr>
          <w:t xml:space="preserve"> </w:t>
        </w:r>
      </w:ins>
      <w:ins w:id="64" w:author="hon(o^^o)" w:date="2026-05-15T09:37:43Z">
        <w:r>
          <w:rPr>
            <w:rFonts w:hint="default" w:eastAsia="宋体"/>
            <w:i/>
            <w:iCs/>
            <w:lang w:bidi="ar"/>
          </w:rPr>
          <w:t>45</w:t>
        </w:r>
      </w:ins>
      <w:ins w:id="65" w:author="hon(o^^o)" w:date="2026-05-15T09:37:43Z">
        <w:r>
          <w:rPr>
            <w:rFonts w:hint="default" w:eastAsia="宋体"/>
            <w:lang w:bidi="ar"/>
          </w:rPr>
          <w:t>, RG2004 (2007).</w:t>
        </w:r>
      </w:ins>
      <w:del w:id="66" w:author="hon(o^^o)" w:date="2026-05-15T09:37:43Z">
        <w:r>
          <w:rPr>
            <w:rFonts w:hint="default" w:ascii="Times New Roman" w:hAnsi="Times New Roman" w:eastAsia="宋体" w:cs="Times New Roman"/>
            <w:kern w:val="0"/>
            <w:sz w:val="24"/>
            <w:szCs w:val="24"/>
            <w:lang w:val="en-US" w:eastAsia="zh-CN" w:bidi="ar"/>
          </w:rPr>
          <w:delText xml:space="preserve">Farr, T. G. </w:delText>
        </w:r>
      </w:del>
      <w:del w:id="67" w:author="hon(o^^o)" w:date="2026-05-15T09:37:43Z">
        <w:r>
          <w:rPr>
            <w:rFonts w:hint="default" w:ascii="Times New Roman" w:hAnsi="Times New Roman" w:eastAsia="宋体" w:cs="Times New Roman"/>
            <w:i/>
            <w:iCs/>
            <w:kern w:val="0"/>
            <w:sz w:val="24"/>
            <w:szCs w:val="24"/>
            <w:lang w:val="en-US" w:eastAsia="zh-CN" w:bidi="ar"/>
          </w:rPr>
          <w:delText>et al.</w:delText>
        </w:r>
      </w:del>
      <w:del w:id="68" w:author="hon(o^^o)" w:date="2026-05-15T09:37:43Z">
        <w:r>
          <w:rPr>
            <w:rFonts w:hint="default" w:ascii="Times New Roman" w:hAnsi="Times New Roman" w:eastAsia="宋体" w:cs="Times New Roman"/>
            <w:kern w:val="0"/>
            <w:sz w:val="24"/>
            <w:szCs w:val="24"/>
            <w:lang w:val="en-US" w:eastAsia="zh-CN" w:bidi="ar"/>
          </w:rPr>
          <w:delText xml:space="preserve"> The Shuttle Radar Topography Mission. </w:delText>
        </w:r>
      </w:del>
      <w:del w:id="69" w:author="hon(o^^o)" w:date="2026-05-15T09:37:43Z">
        <w:r>
          <w:rPr>
            <w:rFonts w:hint="default" w:ascii="Times New Roman" w:hAnsi="Times New Roman" w:eastAsia="宋体" w:cs="Times New Roman"/>
            <w:i/>
            <w:iCs/>
            <w:kern w:val="0"/>
            <w:sz w:val="24"/>
            <w:szCs w:val="24"/>
            <w:lang w:val="en-US" w:eastAsia="zh-CN" w:bidi="ar"/>
          </w:rPr>
          <w:delText>Reviews of Geophysics</w:delText>
        </w:r>
      </w:del>
      <w:del w:id="70" w:author="hon(o^^o)" w:date="2026-05-15T09:37:43Z">
        <w:r>
          <w:rPr>
            <w:rFonts w:hint="default" w:ascii="Times New Roman" w:hAnsi="Times New Roman" w:eastAsia="宋体" w:cs="Times New Roman"/>
            <w:b/>
            <w:bCs/>
            <w:kern w:val="0"/>
            <w:sz w:val="24"/>
            <w:szCs w:val="24"/>
            <w:lang w:val="en-US" w:eastAsia="zh-CN" w:bidi="ar"/>
          </w:rPr>
          <w:delText>45</w:delText>
        </w:r>
      </w:del>
      <w:del w:id="71" w:author="hon(o^^o)" w:date="2026-05-15T09:37:43Z">
        <w:r>
          <w:rPr>
            <w:rFonts w:hint="default" w:ascii="Times New Roman" w:hAnsi="Times New Roman" w:eastAsia="宋体" w:cs="Times New Roman"/>
            <w:kern w:val="0"/>
            <w:sz w:val="24"/>
            <w:szCs w:val="24"/>
            <w:lang w:val="en-US" w:eastAsia="zh-CN" w:bidi="ar"/>
          </w:rPr>
          <w:delText>, 2005RG000183 (2007).</w:delText>
        </w:r>
      </w:del>
      <w:r>
        <w:rPr>
          <w:rFonts w:hint="default" w:ascii="Times New Roman" w:hAnsi="Times New Roman" w:eastAsia="宋体" w:cs="Times New Roman"/>
          <w:kern w:val="0"/>
          <w:sz w:val="24"/>
          <w:szCs w:val="24"/>
          <w:lang w:val="en-US" w:eastAsia="zh-CN" w:bidi="ar"/>
        </w:rPr>
        <w:t xml:space="preserve"> </w:t>
      </w:r>
    </w:p>
    <w:p w14:paraId="47ED42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30. Gorelick, N. </w:t>
      </w:r>
      <w:r>
        <w:rPr>
          <w:rFonts w:hint="default" w:ascii="Times New Roman" w:hAnsi="Times New Roman" w:eastAsia="宋体" w:cs="Times New Roman"/>
          <w:i/>
          <w:iCs/>
          <w:kern w:val="0"/>
          <w:sz w:val="24"/>
          <w:szCs w:val="24"/>
          <w:lang w:val="en-US" w:eastAsia="zh-CN" w:bidi="ar"/>
        </w:rPr>
        <w:t>et al.</w:t>
      </w:r>
      <w:r>
        <w:rPr>
          <w:rFonts w:hint="default" w:ascii="Times New Roman" w:hAnsi="Times New Roman" w:eastAsia="宋体" w:cs="Times New Roman"/>
          <w:kern w:val="0"/>
          <w:sz w:val="24"/>
          <w:szCs w:val="24"/>
          <w:lang w:val="en-US" w:eastAsia="zh-CN" w:bidi="ar"/>
        </w:rPr>
        <w:t xml:space="preserve"> Google Earth Engine: Planetary-scale geospatial analysis for everyone. </w:t>
      </w:r>
      <w:r>
        <w:rPr>
          <w:rFonts w:hint="default" w:ascii="Times New Roman" w:hAnsi="Times New Roman" w:eastAsia="宋体" w:cs="Times New Roman"/>
          <w:i/>
          <w:iCs/>
          <w:kern w:val="0"/>
          <w:sz w:val="24"/>
          <w:szCs w:val="24"/>
          <w:lang w:val="en-US" w:eastAsia="zh-CN" w:bidi="ar"/>
        </w:rPr>
        <w:t>Remote Sensing of Environment</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202</w:t>
      </w:r>
      <w:r>
        <w:rPr>
          <w:rFonts w:hint="default" w:ascii="Times New Roman" w:hAnsi="Times New Roman" w:eastAsia="宋体" w:cs="Times New Roman"/>
          <w:kern w:val="0"/>
          <w:sz w:val="24"/>
          <w:szCs w:val="24"/>
          <w:lang w:val="en-US" w:eastAsia="zh-CN" w:bidi="ar"/>
        </w:rPr>
        <w:t xml:space="preserve">, 18–27 (2017). </w:t>
      </w:r>
    </w:p>
    <w:p w14:paraId="7C21E5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31. Filippo Giorgi, Colin Jones, &amp; Ghassem R. Asrar. Addressing climate information needs at the regional level:  the CORDEX framework. </w:t>
      </w:r>
      <w:r>
        <w:rPr>
          <w:rFonts w:hint="default" w:ascii="Times New Roman" w:hAnsi="Times New Roman" w:eastAsia="宋体" w:cs="Times New Roman"/>
          <w:i/>
          <w:iCs/>
          <w:kern w:val="0"/>
          <w:sz w:val="24"/>
          <w:szCs w:val="24"/>
          <w:lang w:val="en-US" w:eastAsia="zh-CN" w:bidi="ar"/>
        </w:rPr>
        <w:t>WMO Bulletin</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58</w:t>
      </w:r>
      <w:r>
        <w:rPr>
          <w:rFonts w:hint="default" w:ascii="Times New Roman" w:hAnsi="Times New Roman" w:eastAsia="宋体" w:cs="Times New Roman"/>
          <w:kern w:val="0"/>
          <w:sz w:val="24"/>
          <w:szCs w:val="24"/>
          <w:lang w:val="en-US" w:eastAsia="zh-CN" w:bidi="ar"/>
        </w:rPr>
        <w:t xml:space="preserve">, 175–183 (2009). </w:t>
      </w:r>
    </w:p>
    <w:p w14:paraId="18C22C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32. Tatem, A. J. WorldPop, open data for spatial demography. </w:t>
      </w:r>
      <w:r>
        <w:rPr>
          <w:rFonts w:hint="default" w:ascii="Times New Roman" w:hAnsi="Times New Roman" w:eastAsia="宋体" w:cs="Times New Roman"/>
          <w:i/>
          <w:iCs/>
          <w:kern w:val="0"/>
          <w:sz w:val="24"/>
          <w:szCs w:val="24"/>
          <w:lang w:val="en-US" w:eastAsia="zh-CN" w:bidi="ar"/>
        </w:rPr>
        <w:t>Sci Data</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4</w:t>
      </w:r>
      <w:r>
        <w:rPr>
          <w:rFonts w:hint="default" w:ascii="Times New Roman" w:hAnsi="Times New Roman" w:eastAsia="宋体" w:cs="Times New Roman"/>
          <w:kern w:val="0"/>
          <w:sz w:val="24"/>
          <w:szCs w:val="24"/>
          <w:lang w:val="en-US" w:eastAsia="zh-CN" w:bidi="ar"/>
        </w:rPr>
        <w:t xml:space="preserve">, 170004 (2017). </w:t>
      </w:r>
    </w:p>
    <w:p w14:paraId="35A70E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33. </w:t>
      </w:r>
      <w:ins w:id="72" w:author="hon(o^^o)" w:date="2026-05-15T09:38:04Z">
        <w:r>
          <w:rPr>
            <w:rFonts w:hint="default" w:eastAsia="宋体"/>
            <w:lang w:bidi="ar"/>
          </w:rPr>
          <w:t xml:space="preserve">OpenStreetMap contributors. </w:t>
        </w:r>
      </w:ins>
      <w:ins w:id="73" w:author="hon(o^^o)" w:date="2026-05-15T09:38:04Z">
        <w:r>
          <w:rPr>
            <w:rFonts w:hint="default" w:eastAsia="宋体"/>
            <w:i/>
            <w:iCs/>
            <w:lang w:bidi="ar"/>
          </w:rPr>
          <w:t>OpenStreetMap</w:t>
        </w:r>
      </w:ins>
      <w:ins w:id="74" w:author="hon(o^^o)" w:date="2026-05-15T09:38:04Z">
        <w:r>
          <w:rPr>
            <w:rFonts w:hint="default" w:eastAsia="宋体"/>
            <w:lang w:bidi="ar"/>
          </w:rPr>
          <w:t xml:space="preserve"> https://www.openstreetmap.org (2024).</w:t>
        </w:r>
      </w:ins>
      <w:del w:id="75" w:author="hon(o^^o)" w:date="2026-05-15T09:38:04Z">
        <w:r>
          <w:rPr>
            <w:rFonts w:hint="default" w:ascii="Times New Roman" w:hAnsi="Times New Roman" w:eastAsia="宋体" w:cs="Times New Roman"/>
            <w:kern w:val="0"/>
            <w:sz w:val="24"/>
            <w:szCs w:val="24"/>
            <w:lang w:val="en-US" w:eastAsia="zh-CN" w:bidi="ar"/>
          </w:rPr>
          <w:delText xml:space="preserve">OpenStreetMap / Overpass API &amp; OpenStreetMap contributors. OpenStreetMap. OpenStreetMap Foundation (2024). </w:delText>
        </w:r>
      </w:del>
    </w:p>
    <w:p w14:paraId="7B43EE5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34. </w:t>
      </w:r>
      <w:ins w:id="76" w:author="hon(o^^o)" w:date="2026-05-15T09:38:50Z">
        <w:r>
          <w:rPr>
            <w:rFonts w:hint="default" w:eastAsia="宋体"/>
            <w:lang w:bidi="ar"/>
          </w:rPr>
          <w:t xml:space="preserve">Hijmans, R. J. </w:t>
        </w:r>
      </w:ins>
      <w:ins w:id="77" w:author="hon(o^^o)" w:date="2026-05-15T09:38:50Z">
        <w:r>
          <w:rPr>
            <w:rFonts w:hint="default" w:eastAsia="宋体"/>
            <w:i/>
            <w:iCs/>
            <w:lang w:bidi="ar"/>
          </w:rPr>
          <w:t>Database of Global Administrative Areas (GADM)</w:t>
        </w:r>
      </w:ins>
      <w:ins w:id="78" w:author="hon(o^^o)" w:date="2026-05-15T09:38:50Z">
        <w:r>
          <w:rPr>
            <w:rFonts w:hint="default" w:eastAsia="宋体"/>
            <w:lang w:bidi="ar"/>
          </w:rPr>
          <w:t xml:space="preserve"> version 4.1. https://gadm.org (2022).</w:t>
        </w:r>
      </w:ins>
      <w:del w:id="79" w:author="hon(o^^o)" w:date="2026-05-15T09:38:50Z">
        <w:r>
          <w:rPr>
            <w:rFonts w:hint="default" w:ascii="Times New Roman" w:hAnsi="Times New Roman" w:eastAsia="宋体" w:cs="Times New Roman"/>
            <w:kern w:val="0"/>
            <w:sz w:val="24"/>
            <w:szCs w:val="24"/>
            <w:lang w:val="en-US" w:eastAsia="zh-CN" w:bidi="ar"/>
          </w:rPr>
          <w:delText>University of California. Database of Global Administrative Areas, version 4.1.</w:delText>
        </w:r>
      </w:del>
      <w:r>
        <w:rPr>
          <w:rFonts w:hint="default" w:ascii="Times New Roman" w:hAnsi="Times New Roman" w:eastAsia="宋体" w:cs="Times New Roman"/>
          <w:kern w:val="0"/>
          <w:sz w:val="24"/>
          <w:szCs w:val="24"/>
          <w:lang w:val="en-US" w:eastAsia="zh-CN" w:bidi="ar"/>
        </w:rPr>
        <w:t xml:space="preserve"> </w:t>
      </w:r>
    </w:p>
    <w:p w14:paraId="2A4ABE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35. </w:t>
      </w:r>
      <w:ins w:id="80" w:author="hon(o^^o)" w:date="2026-05-15T09:38:38Z">
        <w:r>
          <w:rPr>
            <w:rFonts w:hint="default" w:eastAsia="宋体"/>
            <w:lang w:bidi="ar"/>
          </w:rPr>
          <w:t xml:space="preserve">Natural Earth. </w:t>
        </w:r>
      </w:ins>
      <w:ins w:id="81" w:author="hon(o^^o)" w:date="2026-05-15T09:38:38Z">
        <w:r>
          <w:rPr>
            <w:rFonts w:hint="default" w:eastAsia="宋体"/>
            <w:i/>
            <w:iCs/>
            <w:lang w:bidi="ar"/>
          </w:rPr>
          <w:t>1:10m Populated Places</w:t>
        </w:r>
      </w:ins>
      <w:ins w:id="82" w:author="hon(o^^o)" w:date="2026-05-15T09:38:38Z">
        <w:r>
          <w:rPr>
            <w:rFonts w:hint="default" w:eastAsia="宋体"/>
            <w:lang w:bidi="ar"/>
          </w:rPr>
          <w:t xml:space="preserve"> https://www.naturalearthdata.com/downloads/10m-cultural-vectors/10m-populated-places/ (2022).</w:t>
        </w:r>
      </w:ins>
      <w:del w:id="83" w:author="hon(o^^o)" w:date="2026-05-15T09:38:38Z">
        <w:r>
          <w:rPr>
            <w:rFonts w:hint="default" w:ascii="Times New Roman" w:hAnsi="Times New Roman" w:eastAsia="宋体" w:cs="Times New Roman"/>
            <w:kern w:val="0"/>
            <w:sz w:val="24"/>
            <w:szCs w:val="24"/>
            <w:lang w:val="en-US" w:eastAsia="zh-CN" w:bidi="ar"/>
          </w:rPr>
          <w:delText>Natural Earth. 1:10m Cultural Vectors: Populated Places. (2022).</w:delText>
        </w:r>
      </w:del>
      <w:r>
        <w:rPr>
          <w:rFonts w:hint="default" w:ascii="Times New Roman" w:hAnsi="Times New Roman" w:eastAsia="宋体" w:cs="Times New Roman"/>
          <w:kern w:val="0"/>
          <w:sz w:val="24"/>
          <w:szCs w:val="24"/>
          <w:lang w:val="en-US" w:eastAsia="zh-CN" w:bidi="ar"/>
        </w:rPr>
        <w:t xml:space="preserve"> </w:t>
      </w:r>
    </w:p>
    <w:p w14:paraId="5E2468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36. </w:t>
      </w:r>
      <w:ins w:id="84" w:author="hon(o^^o)" w:date="2026-05-15T09:39:06Z">
        <w:r>
          <w:rPr>
            <w:rFonts w:hint="default" w:eastAsia="宋体"/>
            <w:lang w:bidi="ar"/>
          </w:rPr>
          <w:t xml:space="preserve">Morosiuk, G. &amp; Riley, M. </w:t>
        </w:r>
      </w:ins>
      <w:ins w:id="85" w:author="hon(o^^o)" w:date="2026-05-15T09:39:06Z">
        <w:r>
          <w:rPr>
            <w:rFonts w:hint="default" w:eastAsia="宋体"/>
            <w:i/>
            <w:iCs/>
            <w:lang w:bidi="ar"/>
          </w:rPr>
          <w:t>Modelling Road Deterioration and Works Effects in HDM-4</w:t>
        </w:r>
      </w:ins>
      <w:ins w:id="86" w:author="hon(o^^o)" w:date="2026-05-15T09:39:06Z">
        <w:r>
          <w:rPr>
            <w:rFonts w:hint="default" w:eastAsia="宋体"/>
            <w:lang w:bidi="ar"/>
          </w:rPr>
          <w:t>. Volume 6 (World Road Association (PIARC) &amp; The World Bank, Paris, 2004).</w:t>
        </w:r>
      </w:ins>
      <w:del w:id="87" w:author="hon(o^^o)" w:date="2026-05-15T09:39:06Z">
        <w:r>
          <w:rPr>
            <w:rFonts w:hint="default" w:ascii="Times New Roman" w:hAnsi="Times New Roman" w:eastAsia="宋体" w:cs="Times New Roman"/>
            <w:kern w:val="0"/>
            <w:sz w:val="24"/>
            <w:szCs w:val="24"/>
            <w:lang w:val="en-US" w:eastAsia="zh-CN" w:bidi="ar"/>
          </w:rPr>
          <w:delText xml:space="preserve">MOROSIUK Gregory &amp; RILEY Michael. </w:delText>
        </w:r>
      </w:del>
      <w:del w:id="88" w:author="hon(o^^o)" w:date="2026-05-15T09:39:06Z">
        <w:r>
          <w:rPr>
            <w:rFonts w:hint="default" w:ascii="Times New Roman" w:hAnsi="Times New Roman" w:eastAsia="宋体" w:cs="Times New Roman"/>
            <w:i/>
            <w:iCs/>
            <w:kern w:val="0"/>
            <w:sz w:val="24"/>
            <w:szCs w:val="24"/>
            <w:lang w:val="en-US" w:eastAsia="zh-CN" w:bidi="ar"/>
          </w:rPr>
          <w:delText>Modelling Road Deterioration and Works Effects in HDM-4</w:delText>
        </w:r>
      </w:del>
      <w:del w:id="89" w:author="hon(o^^o)" w:date="2026-05-15T09:39:06Z">
        <w:r>
          <w:rPr>
            <w:rFonts w:hint="default" w:ascii="Times New Roman" w:hAnsi="Times New Roman" w:eastAsia="宋体" w:cs="Times New Roman"/>
            <w:kern w:val="0"/>
            <w:sz w:val="24"/>
            <w:szCs w:val="24"/>
            <w:lang w:val="en-US" w:eastAsia="zh-CN" w:bidi="ar"/>
          </w:rPr>
          <w:delText>. vol. 6 (World Road Association (PIARC) &amp; The World Bank, Paris, 2004).</w:delText>
        </w:r>
      </w:del>
      <w:r>
        <w:rPr>
          <w:rFonts w:hint="default" w:ascii="Times New Roman" w:hAnsi="Times New Roman" w:eastAsia="宋体" w:cs="Times New Roman"/>
          <w:kern w:val="0"/>
          <w:sz w:val="24"/>
          <w:szCs w:val="24"/>
          <w:lang w:val="en-US" w:eastAsia="zh-CN" w:bidi="ar"/>
        </w:rPr>
        <w:t xml:space="preserve"> </w:t>
      </w:r>
    </w:p>
    <w:p w14:paraId="3B9136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37. Reintam, E. </w:t>
      </w:r>
      <w:r>
        <w:rPr>
          <w:rFonts w:hint="default" w:ascii="Times New Roman" w:hAnsi="Times New Roman" w:eastAsia="宋体" w:cs="Times New Roman"/>
          <w:i/>
          <w:iCs/>
          <w:kern w:val="0"/>
          <w:sz w:val="24"/>
          <w:szCs w:val="24"/>
          <w:lang w:val="en-US" w:eastAsia="zh-CN" w:bidi="ar"/>
        </w:rPr>
        <w:t>et al.</w:t>
      </w:r>
      <w:r>
        <w:rPr>
          <w:rFonts w:hint="default" w:ascii="Times New Roman" w:hAnsi="Times New Roman" w:eastAsia="宋体" w:cs="Times New Roman"/>
          <w:kern w:val="0"/>
          <w:sz w:val="24"/>
          <w:szCs w:val="24"/>
          <w:lang w:val="en-US" w:eastAsia="zh-CN" w:bidi="ar"/>
        </w:rPr>
        <w:t xml:space="preserve"> Measuring and predicting soil moisture conditions for trafficability. </w:t>
      </w:r>
      <w:r>
        <w:rPr>
          <w:rFonts w:hint="default" w:ascii="Times New Roman" w:hAnsi="Times New Roman" w:eastAsia="宋体" w:cs="Times New Roman"/>
          <w:i/>
          <w:iCs/>
          <w:kern w:val="0"/>
          <w:sz w:val="24"/>
          <w:szCs w:val="24"/>
          <w:lang w:val="en-US" w:eastAsia="zh-CN" w:bidi="ar"/>
        </w:rPr>
        <w:t>Acta Agriculturae Scandinavica, Section B — Soil &amp; Plant Science</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66</w:t>
      </w:r>
      <w:r>
        <w:rPr>
          <w:rFonts w:hint="default" w:ascii="Times New Roman" w:hAnsi="Times New Roman" w:eastAsia="宋体" w:cs="Times New Roman"/>
          <w:kern w:val="0"/>
          <w:sz w:val="24"/>
          <w:szCs w:val="24"/>
          <w:lang w:val="en-US" w:eastAsia="zh-CN" w:bidi="ar"/>
        </w:rPr>
        <w:t xml:space="preserve">, 698–705 (2016). </w:t>
      </w:r>
    </w:p>
    <w:p w14:paraId="5A6EBAC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38. Geurs, K. T. &amp; Van Wee, B. Accessibility evaluation of land-use and transport strategies: review and research directions. </w:t>
      </w:r>
      <w:r>
        <w:rPr>
          <w:rFonts w:hint="default" w:ascii="Times New Roman" w:hAnsi="Times New Roman" w:eastAsia="宋体" w:cs="Times New Roman"/>
          <w:i/>
          <w:iCs/>
          <w:kern w:val="0"/>
          <w:sz w:val="24"/>
          <w:szCs w:val="24"/>
          <w:lang w:val="en-US" w:eastAsia="zh-CN" w:bidi="ar"/>
        </w:rPr>
        <w:t>Journal of Transport Geography</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12</w:t>
      </w:r>
      <w:r>
        <w:rPr>
          <w:rFonts w:hint="default" w:ascii="Times New Roman" w:hAnsi="Times New Roman" w:eastAsia="宋体" w:cs="Times New Roman"/>
          <w:kern w:val="0"/>
          <w:sz w:val="24"/>
          <w:szCs w:val="24"/>
          <w:lang w:val="en-US" w:eastAsia="zh-CN" w:bidi="ar"/>
        </w:rPr>
        <w:t xml:space="preserve">, 127–140 (2004). </w:t>
      </w:r>
    </w:p>
    <w:p w14:paraId="095DCC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39. Hsia, R. Y., Mbembati, N. A., Macfarlane, S. &amp; Kruk, M. E. Access to emergency and surgical care in sub-Saharan Africa: the infrastructure gap. </w:t>
      </w:r>
      <w:r>
        <w:rPr>
          <w:rFonts w:hint="default" w:ascii="Times New Roman" w:hAnsi="Times New Roman" w:eastAsia="宋体" w:cs="Times New Roman"/>
          <w:i/>
          <w:iCs/>
          <w:kern w:val="0"/>
          <w:sz w:val="24"/>
          <w:szCs w:val="24"/>
          <w:lang w:val="en-US" w:eastAsia="zh-CN" w:bidi="ar"/>
        </w:rPr>
        <w:t>Health Policy and Planning</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27</w:t>
      </w:r>
      <w:r>
        <w:rPr>
          <w:rFonts w:hint="default" w:ascii="Times New Roman" w:hAnsi="Times New Roman" w:eastAsia="宋体" w:cs="Times New Roman"/>
          <w:kern w:val="0"/>
          <w:sz w:val="24"/>
          <w:szCs w:val="24"/>
          <w:lang w:val="en-US" w:eastAsia="zh-CN" w:bidi="ar"/>
        </w:rPr>
        <w:t xml:space="preserve">, 234–244 (2012). </w:t>
      </w:r>
    </w:p>
    <w:p w14:paraId="1B1495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 xml:space="preserve">40. Ouma, P. O. </w:t>
      </w:r>
      <w:r>
        <w:rPr>
          <w:rFonts w:hint="default" w:ascii="Times New Roman" w:hAnsi="Times New Roman" w:eastAsia="宋体" w:cs="Times New Roman"/>
          <w:i/>
          <w:iCs/>
          <w:kern w:val="0"/>
          <w:sz w:val="24"/>
          <w:szCs w:val="24"/>
          <w:lang w:val="en-US" w:eastAsia="zh-CN" w:bidi="ar"/>
        </w:rPr>
        <w:t>et al.</w:t>
      </w:r>
      <w:r>
        <w:rPr>
          <w:rFonts w:hint="default" w:ascii="Times New Roman" w:hAnsi="Times New Roman" w:eastAsia="宋体" w:cs="Times New Roman"/>
          <w:kern w:val="0"/>
          <w:sz w:val="24"/>
          <w:szCs w:val="24"/>
          <w:lang w:val="en-US" w:eastAsia="zh-CN" w:bidi="ar"/>
        </w:rPr>
        <w:t xml:space="preserve"> Access to emergency hospital care provided by the public sector in sub-Saharan Africa in 2015: a geocoded inventory and spatial analysis. </w:t>
      </w:r>
      <w:r>
        <w:rPr>
          <w:rFonts w:hint="default" w:ascii="Times New Roman" w:hAnsi="Times New Roman" w:eastAsia="宋体" w:cs="Times New Roman"/>
          <w:i/>
          <w:iCs/>
          <w:kern w:val="0"/>
          <w:sz w:val="24"/>
          <w:szCs w:val="24"/>
          <w:lang w:val="en-US" w:eastAsia="zh-CN" w:bidi="ar"/>
        </w:rPr>
        <w:t>The Lancet Global Health</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b/>
          <w:bCs/>
          <w:kern w:val="0"/>
          <w:sz w:val="24"/>
          <w:szCs w:val="24"/>
          <w:lang w:val="en-US" w:eastAsia="zh-CN" w:bidi="ar"/>
        </w:rPr>
        <w:t>6</w:t>
      </w:r>
      <w:r>
        <w:rPr>
          <w:rFonts w:hint="default" w:ascii="Times New Roman" w:hAnsi="Times New Roman" w:eastAsia="宋体" w:cs="Times New Roman"/>
          <w:kern w:val="0"/>
          <w:sz w:val="24"/>
          <w:szCs w:val="24"/>
          <w:lang w:val="en-US" w:eastAsia="zh-CN" w:bidi="ar"/>
        </w:rPr>
        <w:t xml:space="preserve">, e342–e350 (2018). </w:t>
      </w:r>
    </w:p>
    <w:p w14:paraId="233BA73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val="0"/>
        <w:spacing w:line="240" w:lineRule="auto"/>
        <w:ind w:left="384" w:hanging="384"/>
        <w:jc w:val="left"/>
        <w:textAlignment w:val="auto"/>
        <w:rPr>
          <w:del w:id="90" w:author="hon(o^^o)" w:date="2026-05-15T09:58:29Z"/>
          <w:rFonts w:hint="default" w:ascii="Times New Roman" w:hAnsi="Times New Roman" w:cs="Times New Roman"/>
        </w:rPr>
      </w:pPr>
      <w:del w:id="91" w:author="hon(o^^o)" w:date="2026-05-15T09:58:29Z">
        <w:r>
          <w:rPr>
            <w:rFonts w:hint="default" w:ascii="Times New Roman" w:hAnsi="Times New Roman" w:eastAsia="宋体" w:cs="Times New Roman"/>
            <w:kern w:val="0"/>
            <w:sz w:val="24"/>
            <w:szCs w:val="24"/>
            <w:lang w:val="en-US" w:eastAsia="zh-CN" w:bidi="ar"/>
          </w:rPr>
          <w:delText xml:space="preserve">41. </w:delText>
        </w:r>
      </w:del>
      <w:del w:id="92" w:author="hon(o^^o)" w:date="2026-05-15T09:58:29Z">
        <w:r>
          <w:rPr>
            <w:rFonts w:hint="default" w:ascii="Times New Roman" w:hAnsi="Times New Roman" w:eastAsia="宋体" w:cs="Times New Roman"/>
            <w:i/>
            <w:iCs/>
            <w:kern w:val="0"/>
            <w:sz w:val="24"/>
            <w:szCs w:val="24"/>
            <w:lang w:val="en-US" w:eastAsia="zh-CN" w:bidi="ar"/>
          </w:rPr>
          <w:delText>The World Health Report: Health Systems Financing: The Path to Universal Coverage</w:delText>
        </w:r>
      </w:del>
      <w:del w:id="93" w:author="hon(o^^o)" w:date="2026-05-15T09:58:29Z">
        <w:r>
          <w:rPr>
            <w:rFonts w:hint="default" w:ascii="Times New Roman" w:hAnsi="Times New Roman" w:eastAsia="宋体" w:cs="Times New Roman"/>
            <w:kern w:val="0"/>
            <w:sz w:val="24"/>
            <w:szCs w:val="24"/>
            <w:lang w:val="en-US" w:eastAsia="zh-CN" w:bidi="ar"/>
          </w:rPr>
          <w:delText xml:space="preserve">. (World Health Organization, Geneva, 2010). </w:delText>
        </w:r>
      </w:del>
    </w:p>
    <w:p w14:paraId="71C14976">
      <w:pPr>
        <w:pStyle w:val="3"/>
        <w:keepNext w:val="0"/>
        <w:keepLines w:val="0"/>
        <w:pageBreakBefore w:val="0"/>
        <w:widowControl/>
        <w:kinsoku/>
        <w:wordWrap/>
        <w:overflowPunct/>
        <w:topLinePunct w:val="0"/>
        <w:autoSpaceDE/>
        <w:autoSpaceDN/>
        <w:bidi w:val="0"/>
        <w:adjustRightInd/>
        <w:snapToGrid w:val="0"/>
        <w:spacing w:line="240" w:lineRule="auto"/>
        <w:jc w:val="both"/>
        <w:textAlignment w:val="auto"/>
        <w:rPr>
          <w:i w:val="0"/>
          <w:iCs w:val="0"/>
          <w:color w:val="000000"/>
        </w:rPr>
      </w:pPr>
      <w:r>
        <w:fldChar w:fldCharType="end"/>
      </w:r>
      <w:r>
        <w:rPr>
          <w:i w:val="0"/>
          <w:iCs w:val="0"/>
          <w:color w:val="000000"/>
        </w:rPr>
        <w:t xml:space="preserve">Acknowledgements </w:t>
      </w:r>
    </w:p>
    <w:p w14:paraId="0AB120DB">
      <w:pPr>
        <w:pStyle w:val="8"/>
        <w:snapToGrid w:val="0"/>
        <w:spacing w:before="60" w:beforeAutospacing="0" w:after="60" w:afterAutospacing="0"/>
        <w:jc w:val="both"/>
        <w:rPr>
          <w:rFonts w:ascii="Times New Roman Regular" w:hAnsi="Times New Roman Regular" w:cs="Times New Roman Regular"/>
          <w:strike w:val="0"/>
        </w:rPr>
      </w:pPr>
      <w:r>
        <w:rPr>
          <w:rFonts w:ascii="Times New Roman Regular" w:hAnsi="Times New Roman Regular" w:cs="Times New Roman Regular"/>
          <w:strike w:val="0"/>
        </w:rPr>
        <w:t>This work was supported by the National Natural Science Foundation of China (Grant Nos. 52472316, 52461160297 and 52341203), the Guangdong Basic and Applied Basic Research Foundation (Grant No. 2025A1515010251), and the Shenzhen Natural Science Foundation (Basic Research Fund; Grant No. JCYJ20250604175822030).</w:t>
      </w:r>
      <w:r>
        <w:rPr>
          <w:rFonts w:hint="eastAsia" w:ascii="Times New Roman Regular" w:hAnsi="Times New Roman Regular" w:cs="Times New Roman Regular"/>
          <w:strike w:val="0"/>
        </w:rPr>
        <w:t xml:space="preserve"> </w:t>
      </w:r>
      <w:r>
        <w:rPr>
          <w:rFonts w:ascii="Times New Roman Regular" w:hAnsi="Times New Roman Regular" w:cs="Times New Roman Regular"/>
          <w:strike w:val="0"/>
        </w:rPr>
        <w:t>The authors also acknowledge support from the Shenzhen Postdoctoral Innovation Practice Base Program (SNGDC).</w:t>
      </w:r>
    </w:p>
    <w:p w14:paraId="3D9A0A71">
      <w:pPr>
        <w:pStyle w:val="3"/>
        <w:keepNext w:val="0"/>
        <w:rPr>
          <w:i w:val="0"/>
          <w:iCs w:val="0"/>
          <w:color w:val="000000"/>
        </w:rPr>
      </w:pPr>
      <w:r>
        <w:rPr>
          <w:i w:val="0"/>
          <w:iCs w:val="0"/>
          <w:color w:val="000000"/>
        </w:rPr>
        <w:t xml:space="preserve">Author contributions </w:t>
      </w:r>
    </w:p>
    <w:p w14:paraId="24F362A2">
      <w:pPr>
        <w:pStyle w:val="8"/>
        <w:snapToGrid w:val="0"/>
        <w:spacing w:before="60" w:beforeAutospacing="0" w:after="60" w:afterAutospacing="0"/>
        <w:jc w:val="both"/>
        <w:rPr>
          <w:rFonts w:ascii="Times New Roman Regular" w:hAnsi="Times New Roman Regular" w:cs="Times New Roman Regular"/>
          <w:strike w:val="0"/>
        </w:rPr>
      </w:pPr>
      <w:r>
        <w:rPr>
          <w:rFonts w:ascii="Times New Roman Regular" w:hAnsi="Times New Roman Regular" w:cs="Times New Roman Regular"/>
          <w:strike w:val="0"/>
        </w:rPr>
        <w:t xml:space="preserve">Hang Su: formal analysis, visualization, writing—original draft. </w:t>
      </w:r>
      <w:r>
        <w:rPr>
          <w:rFonts w:hint="eastAsia" w:ascii="Times New Roman Regular" w:hAnsi="Times New Roman Regular" w:cs="Times New Roman Regular"/>
          <w:strike w:val="0"/>
          <w:lang w:val="en-US" w:eastAsia="zh-CN"/>
        </w:rPr>
        <w:t>Yichen</w:t>
      </w:r>
      <w:r>
        <w:rPr>
          <w:rFonts w:ascii="Times New Roman Regular" w:hAnsi="Times New Roman Regular" w:cs="Times New Roman Regular"/>
          <w:strike w:val="0"/>
        </w:rPr>
        <w:t xml:space="preserve"> Li</w:t>
      </w:r>
      <w:r>
        <w:rPr>
          <w:rFonts w:hint="eastAsia" w:ascii="Times New Roman Regular" w:hAnsi="Times New Roman Regular" w:cs="Times New Roman Regular"/>
          <w:strike w:val="0"/>
          <w:lang w:val="en-US" w:eastAsia="zh-CN"/>
        </w:rPr>
        <w:t>u</w:t>
      </w:r>
      <w:r>
        <w:rPr>
          <w:rFonts w:ascii="Times New Roman Regular" w:hAnsi="Times New Roman Regular" w:cs="Times New Roman Regular"/>
          <w:strike w:val="0"/>
        </w:rPr>
        <w:t>: data curation, methodology, validation. Shuisong Ke: project administration, writing—</w:t>
      </w:r>
      <w:r>
        <w:rPr>
          <w:rFonts w:hint="eastAsia" w:ascii="Times New Roman Regular" w:hAnsi="Times New Roman Regular" w:cs="Times New Roman Regular"/>
          <w:strike w:val="0"/>
          <w:lang w:val="en-US" w:eastAsia="zh-CN"/>
        </w:rPr>
        <w:t xml:space="preserve"> </w:t>
      </w:r>
      <w:r>
        <w:rPr>
          <w:rFonts w:ascii="Times New Roman Regular" w:hAnsi="Times New Roman Regular" w:cs="Times New Roman Regular"/>
          <w:strike w:val="0"/>
        </w:rPr>
        <w:t>review and editing. Haoran Zhang: conceptualization, supervision, funding acquisition.</w:t>
      </w:r>
    </w:p>
    <w:p w14:paraId="532776D9">
      <w:pPr>
        <w:pStyle w:val="3"/>
        <w:keepNext w:val="0"/>
        <w:rPr>
          <w:i w:val="0"/>
          <w:iCs w:val="0"/>
          <w:color w:val="000000"/>
        </w:rPr>
      </w:pPr>
      <w:r>
        <w:rPr>
          <w:i w:val="0"/>
          <w:iCs w:val="0"/>
          <w:color w:val="000000"/>
        </w:rPr>
        <w:t xml:space="preserve">Competing interests </w:t>
      </w:r>
    </w:p>
    <w:p w14:paraId="4AD5D76F">
      <w:pPr>
        <w:pStyle w:val="8"/>
        <w:snapToGrid w:val="0"/>
        <w:spacing w:before="60" w:beforeAutospacing="0" w:after="60" w:afterAutospacing="0"/>
        <w:jc w:val="both"/>
        <w:rPr>
          <w:rFonts w:hint="default" w:ascii="Times New Roman Regular" w:hAnsi="Times New Roman Regular" w:cs="Times New Roman Regular"/>
          <w:lang w:val="en-US"/>
        </w:rPr>
      </w:pPr>
      <w:r>
        <w:rPr>
          <w:rFonts w:ascii="Times New Roman Regular" w:hAnsi="Times New Roman Regular" w:cs="Times New Roman Regular"/>
        </w:rPr>
        <w:t>The authors declare no competing interest</w:t>
      </w:r>
      <w:r>
        <w:rPr>
          <w:rFonts w:hint="default" w:ascii="Times New Roman Regular" w:hAnsi="Times New Roman Regular" w:cs="Times New Roman Regular"/>
          <w:lang w:val="en-US"/>
        </w:rPr>
        <w:t>s</w:t>
      </w:r>
    </w:p>
    <w:sectPr>
      <w:pgSz w:w="11906" w:h="16838"/>
      <w:pgMar w:top="1440" w:right="1800" w:bottom="1440" w:left="1800" w:header="851" w:footer="992" w:gutter="0"/>
      <w:lnNumType w:countBy="1" w:restart="continuou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on(o^^o)" w:date="2026-05-15T09:44:52Z" w:initials="">
    <w:p w14:paraId="4CD9095E">
      <w:pPr>
        <w:keepNext w:val="0"/>
        <w:keepLines w:val="0"/>
        <w:widowControl/>
        <w:suppressLineNumbers w:val="0"/>
        <w:jc w:val="left"/>
      </w:pPr>
      <w:r>
        <w:rPr>
          <w:rFonts w:ascii="宋体" w:hAnsi="宋体" w:eastAsia="宋体" w:cs="宋体"/>
          <w:kern w:val="0"/>
          <w:sz w:val="24"/>
          <w:szCs w:val="24"/>
          <w:lang w:val="en-US" w:eastAsia="zh-CN" w:bidi="ar"/>
        </w:rPr>
        <w:t>Results 三处分别是 9.9%、9.2%、9.8%</w:t>
      </w:r>
    </w:p>
  </w:comment>
  <w:comment w:id="1" w:author="hon(o^^o)" w:date="2026-05-15T09:46:15Z" w:initials="">
    <w:p w14:paraId="4284BA9F">
      <w:pPr>
        <w:keepNext w:val="0"/>
        <w:keepLines w:val="0"/>
        <w:widowControl/>
        <w:suppressLineNumbers w:val="0"/>
      </w:pPr>
      <w:r>
        <w:t xml:space="preserve">Results mean </w:t>
      </w:r>
      <w:r>
        <w:rPr>
          <w:rStyle w:val="13"/>
        </w:rPr>
        <w:t>3.6</w:t>
      </w:r>
      <w:r>
        <w:t xml:space="preserve"> 和 median </w:t>
      </w:r>
      <w:r>
        <w:rPr>
          <w:rStyle w:val="13"/>
        </w:rPr>
        <w:t>3.38</w:t>
      </w:r>
    </w:p>
    <w:p w14:paraId="5609160F">
      <w:pPr>
        <w:pStyle w:val="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CD9095E" w15:done="0"/>
  <w15:commentEx w15:paraId="5609160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Arial Bold">
    <w:panose1 w:val="020B0604020202090204"/>
    <w:charset w:val="00"/>
    <w:family w:val="auto"/>
    <w:pitch w:val="default"/>
    <w:sig w:usb0="E0000AFF" w:usb1="00007843" w:usb2="00000001" w:usb3="00000000" w:csb0="400001BF" w:csb1="DFF70000"/>
  </w:font>
  <w:font w:name="Arial Regular">
    <w:panose1 w:val="020B06040202020902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Times New Roman Bold">
    <w:panose1 w:val="02020503050405090304"/>
    <w:charset w:val="00"/>
    <w:family w:val="auto"/>
    <w:pitch w:val="default"/>
    <w:sig w:usb0="E0000AFF" w:usb1="00007843" w:usb2="00000001" w:usb3="00000000" w:csb0="400001BF" w:csb1="DFF70000"/>
  </w:font>
  <w:font w:name="-webkit-standar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sans-serif">
    <w:altName w:val="苹方-简"/>
    <w:panose1 w:val="00000000000000000000"/>
    <w:charset w:val="00"/>
    <w:family w:val="auto"/>
    <w:pitch w:val="default"/>
    <w:sig w:usb0="00000000" w:usb1="00000000" w:usb2="00000000" w:usb3="00000000" w:csb0="00000000" w:csb1="00000000"/>
  </w:font>
  <w:font w:name="Times New Roman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E10C8"/>
    <w:multiLevelType w:val="singleLevel"/>
    <w:tmpl w:val="DF7E10C8"/>
    <w:lvl w:ilvl="0" w:tentative="0">
      <w:start w:val="1"/>
      <w:numFmt w:val="decimal"/>
      <w:suff w:val="space"/>
      <w:lvlText w:val="%1."/>
      <w:lvlJc w:val="left"/>
    </w:lvl>
  </w:abstractNum>
  <w:abstractNum w:abstractNumId="1">
    <w:nsid w:val="F5F47340"/>
    <w:multiLevelType w:val="singleLevel"/>
    <w:tmpl w:val="F5F47340"/>
    <w:lvl w:ilvl="0" w:tentative="0">
      <w:start w:val="1"/>
      <w:numFmt w:val="bullet"/>
      <w:pStyle w:val="6"/>
      <w:lvlText w:val=""/>
      <w:lvlJc w:val="left"/>
      <w:pPr>
        <w:tabs>
          <w:tab w:val="left" w:pos="360"/>
        </w:tabs>
        <w:ind w:left="360" w:hanging="360"/>
      </w:pPr>
      <w:rPr>
        <w:rFonts w:hint="default" w:ascii="Wingdings" w:hAnsi="Wingdings"/>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on(o^^o)">
    <w15:presenceInfo w15:providerId="WPS Office" w15:userId="30993419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NotDisplayPageBoundaries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DDFCA112"/>
    <w:rsid w:val="000A42B6"/>
    <w:rsid w:val="000B04AC"/>
    <w:rsid w:val="002E0D9F"/>
    <w:rsid w:val="009A250B"/>
    <w:rsid w:val="00A70FDA"/>
    <w:rsid w:val="00BD7A65"/>
    <w:rsid w:val="00CB4CE1"/>
    <w:rsid w:val="00D85394"/>
    <w:rsid w:val="16FA6FD5"/>
    <w:rsid w:val="17FF1FCE"/>
    <w:rsid w:val="1DFAC18D"/>
    <w:rsid w:val="2FFF1123"/>
    <w:rsid w:val="35F5E1F3"/>
    <w:rsid w:val="3DFF1CA7"/>
    <w:rsid w:val="3EAF3F5E"/>
    <w:rsid w:val="44F9FDF6"/>
    <w:rsid w:val="45FBAF10"/>
    <w:rsid w:val="45FE552E"/>
    <w:rsid w:val="47F76B48"/>
    <w:rsid w:val="4E6D2487"/>
    <w:rsid w:val="55FD67B0"/>
    <w:rsid w:val="55FF0F50"/>
    <w:rsid w:val="57711E06"/>
    <w:rsid w:val="5BF201F4"/>
    <w:rsid w:val="5F796BA5"/>
    <w:rsid w:val="5FF75EF5"/>
    <w:rsid w:val="667AE056"/>
    <w:rsid w:val="66EBAC7D"/>
    <w:rsid w:val="67B77F33"/>
    <w:rsid w:val="6BF41D88"/>
    <w:rsid w:val="6DC9311D"/>
    <w:rsid w:val="6DDD5C07"/>
    <w:rsid w:val="6DF53D99"/>
    <w:rsid w:val="6DFFF0AA"/>
    <w:rsid w:val="6EFE2C93"/>
    <w:rsid w:val="6EFED6FF"/>
    <w:rsid w:val="6FBB4B5E"/>
    <w:rsid w:val="6FDFFDBF"/>
    <w:rsid w:val="6FFFF104"/>
    <w:rsid w:val="72EA4C6C"/>
    <w:rsid w:val="755B787F"/>
    <w:rsid w:val="75FE0C3F"/>
    <w:rsid w:val="76EF4E2D"/>
    <w:rsid w:val="77679778"/>
    <w:rsid w:val="77ADFCAE"/>
    <w:rsid w:val="77F4DA10"/>
    <w:rsid w:val="79FE68EF"/>
    <w:rsid w:val="7A150CDC"/>
    <w:rsid w:val="7AFBFD2F"/>
    <w:rsid w:val="7BEDC2DD"/>
    <w:rsid w:val="7CFFB5CB"/>
    <w:rsid w:val="7D7E19C2"/>
    <w:rsid w:val="7DFE0CD8"/>
    <w:rsid w:val="7DFFDC15"/>
    <w:rsid w:val="7E9F0703"/>
    <w:rsid w:val="7F257216"/>
    <w:rsid w:val="7F5581BB"/>
    <w:rsid w:val="7F5F12A5"/>
    <w:rsid w:val="7FAB88BD"/>
    <w:rsid w:val="7FAD0C11"/>
    <w:rsid w:val="7FBDBC87"/>
    <w:rsid w:val="7FF0B6A5"/>
    <w:rsid w:val="7FFBB635"/>
    <w:rsid w:val="7FFEC90C"/>
    <w:rsid w:val="7FFFA616"/>
    <w:rsid w:val="8EFB7958"/>
    <w:rsid w:val="93DF650E"/>
    <w:rsid w:val="9DF7A288"/>
    <w:rsid w:val="A65BDC37"/>
    <w:rsid w:val="A6FAA3AC"/>
    <w:rsid w:val="AFDBFA83"/>
    <w:rsid w:val="BB378ECE"/>
    <w:rsid w:val="BBEC4E97"/>
    <w:rsid w:val="BD7F03D1"/>
    <w:rsid w:val="BDFA283C"/>
    <w:rsid w:val="BE55903D"/>
    <w:rsid w:val="BE6FA67A"/>
    <w:rsid w:val="BEDF3AF8"/>
    <w:rsid w:val="BF7E26AA"/>
    <w:rsid w:val="BFDE62C9"/>
    <w:rsid w:val="CFE62850"/>
    <w:rsid w:val="D338919B"/>
    <w:rsid w:val="D66FECAF"/>
    <w:rsid w:val="D7AA744D"/>
    <w:rsid w:val="D7BF0462"/>
    <w:rsid w:val="DAEC0BD5"/>
    <w:rsid w:val="DC9F458F"/>
    <w:rsid w:val="DDFCA112"/>
    <w:rsid w:val="DFD61A15"/>
    <w:rsid w:val="E93D2DE3"/>
    <w:rsid w:val="EDBF56E9"/>
    <w:rsid w:val="EDFF501A"/>
    <w:rsid w:val="EFDFCB42"/>
    <w:rsid w:val="EFF0BF3A"/>
    <w:rsid w:val="EFFF7790"/>
    <w:rsid w:val="F2BB4708"/>
    <w:rsid w:val="F6DFC230"/>
    <w:rsid w:val="F727EA13"/>
    <w:rsid w:val="F8F75CC8"/>
    <w:rsid w:val="F9C66B3E"/>
    <w:rsid w:val="F9FF5085"/>
    <w:rsid w:val="FB8F16F3"/>
    <w:rsid w:val="FBFEB811"/>
    <w:rsid w:val="FD2D64DC"/>
    <w:rsid w:val="FD37C187"/>
    <w:rsid w:val="FD37F7B2"/>
    <w:rsid w:val="FDC3D333"/>
    <w:rsid w:val="FDD90478"/>
    <w:rsid w:val="FDDF1D0B"/>
    <w:rsid w:val="FDEDDAA9"/>
    <w:rsid w:val="FDFD7FC3"/>
    <w:rsid w:val="FEBF8229"/>
    <w:rsid w:val="FEF31ACA"/>
    <w:rsid w:val="FEF7EDCC"/>
    <w:rsid w:val="FF6FF176"/>
    <w:rsid w:val="FFBBDCFF"/>
    <w:rsid w:val="FFF7BC91"/>
    <w:rsid w:val="FFFB5EF8"/>
    <w:rsid w:val="FFFF419A"/>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szCs w:val="24"/>
      <w:lang w:val="en-US" w:eastAsia="zh-CN" w:bidi="ar-SA"/>
    </w:rPr>
  </w:style>
  <w:style w:type="paragraph" w:styleId="2">
    <w:name w:val="heading 1"/>
    <w:basedOn w:val="1"/>
    <w:next w:val="1"/>
    <w:link w:val="20"/>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spacing w:before="240" w:after="60"/>
      <w:outlineLvl w:val="3"/>
    </w:pPr>
    <w:rPr>
      <w:b/>
      <w:bCs/>
      <w:sz w:val="28"/>
      <w:szCs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List Bullet"/>
    <w:basedOn w:val="1"/>
    <w:uiPriority w:val="0"/>
    <w:pPr>
      <w:numPr>
        <w:ilvl w:val="0"/>
        <w:numId w:val="1"/>
      </w:numPr>
    </w:pPr>
  </w:style>
  <w:style w:type="paragraph" w:styleId="7">
    <w:name w:val="annotation text"/>
    <w:basedOn w:val="1"/>
    <w:semiHidden/>
    <w:unhideWhenUsed/>
    <w:uiPriority w:val="99"/>
  </w:style>
  <w:style w:type="paragraph" w:styleId="8">
    <w:name w:val="Normal (Web)"/>
    <w:basedOn w:val="1"/>
    <w:uiPriority w:val="0"/>
    <w:pPr>
      <w:spacing w:beforeAutospacing="1" w:afterAutospacing="1"/>
    </w:pPr>
  </w:style>
  <w:style w:type="paragraph" w:styleId="9">
    <w:name w:val="Title"/>
    <w:basedOn w:val="1"/>
    <w:qFormat/>
    <w:uiPriority w:val="0"/>
    <w:pPr>
      <w:spacing w:before="240" w:after="60"/>
      <w:jc w:val="center"/>
      <w:outlineLvl w:val="0"/>
    </w:pPr>
    <w:rPr>
      <w:rFonts w:ascii="Arial" w:hAnsi="Arial" w:cs="Arial"/>
      <w:b/>
      <w:bCs/>
      <w:kern w:val="28"/>
      <w:sz w:val="32"/>
      <w:szCs w:val="32"/>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FollowedHyperlink"/>
    <w:basedOn w:val="12"/>
    <w:uiPriority w:val="0"/>
    <w:rPr>
      <w:color w:val="0000FF"/>
      <w:u w:val="single"/>
    </w:rPr>
  </w:style>
  <w:style w:type="character" w:styleId="15">
    <w:name w:val="Emphasis"/>
    <w:basedOn w:val="12"/>
    <w:qFormat/>
    <w:uiPriority w:val="0"/>
    <w:rPr>
      <w:i/>
    </w:rPr>
  </w:style>
  <w:style w:type="character" w:styleId="16">
    <w:name w:val="line number"/>
    <w:basedOn w:val="12"/>
    <w:uiPriority w:val="0"/>
  </w:style>
  <w:style w:type="character" w:styleId="17">
    <w:name w:val="Hyperlink"/>
    <w:basedOn w:val="12"/>
    <w:uiPriority w:val="0"/>
    <w:rPr>
      <w:color w:val="0000FF"/>
      <w:u w:val="single"/>
    </w:rPr>
  </w:style>
  <w:style w:type="character" w:styleId="18">
    <w:name w:val="HTML Code"/>
    <w:basedOn w:val="12"/>
    <w:uiPriority w:val="0"/>
    <w:rPr>
      <w:rFonts w:ascii="Courier New" w:hAnsi="Courier New"/>
      <w:sz w:val="20"/>
    </w:rPr>
  </w:style>
  <w:style w:type="table" w:customStyle="1" w:styleId="19">
    <w:name w:val="无格式表格 21"/>
    <w:basedOn w:val="10"/>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20">
    <w:name w:val="标题 1 Char"/>
    <w:link w:val="2"/>
    <w:uiPriority w:val="0"/>
    <w:rPr>
      <w:rFonts w:ascii="Arial" w:hAnsi="Arial" w:cs="Arial"/>
      <w:b/>
      <w:bCs/>
      <w:kern w:val="3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5843</Words>
  <Characters>33309</Characters>
  <Lines>1</Lines>
  <Paragraphs>1</Paragraphs>
  <TotalTime>26</TotalTime>
  <ScaleCrop>false</ScaleCrop>
  <LinksUpToDate>false</LinksUpToDate>
  <CharactersWithSpaces>39074</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2026-05-01T20:47:00Z</dcterms:created>
  <dc:creator>苏航</dc:creator>
  <cp:lastModifiedBy>hon(o^^o)</cp:lastModifiedBy>
  <dcterms:modified xsi:type="dcterms:W3CDTF">2026-05-15T10:36:01Z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017A22C2943A4D400015066AB8ED729D_43</vt:lpwstr>
  </property>
  <property fmtid="{D5CDD505-2E9C-101B-9397-08002B2CF9AE}" pid="4" name="_ZOTERO_BIBSTYLE_1">
    <vt:lpwstr>{"firstLineIndent":-384,"indent":384,"lineSpacing":480,"entrySpacing":0,"tabStops":[384],"tabStopsCount":1}</vt:lpwstr>
  </property>
  <property fmtid="{D5CDD505-2E9C-101B-9397-08002B2CF9AE}" pid="5" name="ZOTERO_PREF_1">
    <vt:lpwstr>&lt;data data-version="3" zotero-version="9.0.2"&gt;&lt;session id="FzvwHMpJ"/&gt;&lt;style id="http://www.zotero.org/styles/nature" hasBibliography="1" bibliographyStyleHasBeenSet="1"/&gt;&lt;prefs&gt;&lt;pref name="fieldType" value="Field"/&gt;&lt;/prefs&gt;&lt;/data&gt;</vt:lpwstr>
  </property>
</Properties>
</file>