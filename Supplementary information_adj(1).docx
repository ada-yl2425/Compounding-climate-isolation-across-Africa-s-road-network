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8DF1F">
      <w:pPr>
        <w:jc w:val="center"/>
      </w:pPr>
      <w:r>
        <w:rPr>
          <w:rFonts w:ascii="Times New Roman" w:hAnsi="Times New Roman" w:eastAsia="Times New Roman"/>
          <w:b/>
          <w:sz w:val="32"/>
        </w:rPr>
        <w:t>Supplementary Information</w:t>
      </w:r>
    </w:p>
    <w:p w14:paraId="6A3D8E83">
      <w:pPr>
        <w:spacing w:after="100" w:line="252" w:lineRule="auto"/>
        <w:rPr>
          <w:rFonts w:hint="default" w:ascii="Times New Roman" w:hAnsi="Times New Roman" w:eastAsia="Times New Roman"/>
          <w:b/>
          <w:sz w:val="24"/>
        </w:rPr>
      </w:pPr>
      <w:r>
        <w:rPr>
          <w:rFonts w:hint="default" w:ascii="Times New Roman" w:hAnsi="Times New Roman" w:eastAsia="Times New Roman"/>
          <w:b/>
          <w:sz w:val="24"/>
        </w:rPr>
        <w:t>Supplementary Methods S1. City-node classification for the country layer</w:t>
      </w:r>
    </w:p>
    <w:p w14:paraId="3BF20213">
      <w:pPr>
        <w:spacing w:after="100" w:line="252"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We extracted urban nodes from the Natural Earth populated-places layer. National capitals were identified from Admin-0 capital and Admin-0 capital alt; provincial or regional capitals from Admin-1 capital and Admin-1 region capital; and major cities by POP_MAX &gt;= 100,000. Each country was required to have at least one national-capital node.</w:t>
      </w:r>
    </w:p>
    <w:p w14:paraId="5909BE20">
      <w:pPr>
        <w:spacing w:after="100" w:line="252"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Because different parts of the analysis use different cached layers, country counts are reported according to the actual input used. The road and health inventories contain 50 country folders, whereas the cached country-layer OD summary contains 49 countries because WestSahara does not have a valid OD summary in that output.</w:t>
      </w:r>
    </w:p>
    <w:p w14:paraId="0BD888C9">
      <w:pPr>
        <w:spacing w:after="100" w:line="252" w:lineRule="auto"/>
        <w:rPr>
          <w:rFonts w:hint="default" w:ascii="Times New Roman" w:hAnsi="Times New Roman" w:eastAsia="Times New Roman"/>
          <w:b/>
          <w:sz w:val="22"/>
        </w:rPr>
      </w:pPr>
      <w:r>
        <w:rPr>
          <w:rFonts w:hint="default" w:ascii="Times New Roman" w:hAnsi="Times New Roman" w:eastAsia="Times New Roman"/>
          <w:b/>
          <w:sz w:val="22"/>
        </w:rPr>
        <w:t>Table S1. Country-count convention used in the analysis</w:t>
      </w:r>
    </w:p>
    <w:tbl>
      <w:tblPr>
        <w:tblStyle w:val="32"/>
        <w:tblW w:w="0" w:type="auto"/>
        <w:jc w:val="center"/>
        <w:tblLayout w:type="autofit"/>
        <w:tblCellMar>
          <w:top w:w="0" w:type="dxa"/>
          <w:left w:w="108" w:type="dxa"/>
          <w:bottom w:w="0" w:type="dxa"/>
          <w:right w:w="108" w:type="dxa"/>
        </w:tblCellMar>
      </w:tblPr>
      <w:tblGrid>
        <w:gridCol w:w="3552"/>
        <w:gridCol w:w="3552"/>
        <w:gridCol w:w="3552"/>
      </w:tblGrid>
      <w:tr w14:paraId="7F157D6E">
        <w:trPr>
          <w:trHeight w:val="23" w:hRule="atLeast"/>
          <w:tblHeader/>
          <w:jc w:val="center"/>
        </w:trPr>
        <w:tc>
          <w:tcPr>
            <w:tcW w:w="355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vAlign w:val="center"/>
          </w:tcPr>
          <w:p w14:paraId="7DF043CB">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Quantity</w:t>
            </w:r>
          </w:p>
        </w:tc>
        <w:tc>
          <w:tcPr>
            <w:tcW w:w="355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vAlign w:val="center"/>
          </w:tcPr>
          <w:p w14:paraId="07F300BB">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Count</w:t>
            </w:r>
          </w:p>
        </w:tc>
        <w:tc>
          <w:tcPr>
            <w:tcW w:w="355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vAlign w:val="center"/>
          </w:tcPr>
          <w:p w14:paraId="7CB97000">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How it should be described</w:t>
            </w:r>
          </w:p>
        </w:tc>
      </w:tr>
      <w:tr w14:paraId="2CFC0CB5">
        <w:trPr>
          <w:trHeight w:val="23" w:hRule="atLeast"/>
          <w:jc w:val="center"/>
        </w:trPr>
        <w:tc>
          <w:tcPr>
            <w:tcW w:w="3552" w:type="dxa"/>
            <w:tcBorders>
              <w:top w:val="nil"/>
              <w:left w:val="nil"/>
              <w:bottom w:val="nil"/>
              <w:right w:val="nil"/>
              <w:insideH w:val="nil"/>
              <w:insideV w:val="nil"/>
            </w:tcBorders>
            <w:tcMar>
              <w:top w:w="70" w:type="dxa"/>
              <w:left w:w="70" w:type="dxa"/>
              <w:bottom w:w="70" w:type="dxa"/>
              <w:right w:w="70" w:type="dxa"/>
            </w:tcMar>
            <w:vAlign w:val="center"/>
          </w:tcPr>
          <w:p w14:paraId="44649C29">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Road-speed country folders</w:t>
            </w:r>
          </w:p>
        </w:tc>
        <w:tc>
          <w:tcPr>
            <w:tcW w:w="3552" w:type="dxa"/>
            <w:tcBorders>
              <w:top w:val="nil"/>
              <w:left w:val="nil"/>
              <w:bottom w:val="nil"/>
              <w:right w:val="nil"/>
              <w:insideH w:val="nil"/>
              <w:insideV w:val="nil"/>
            </w:tcBorders>
            <w:tcMar>
              <w:top w:w="70" w:type="dxa"/>
              <w:left w:w="70" w:type="dxa"/>
              <w:bottom w:w="70" w:type="dxa"/>
              <w:right w:w="70" w:type="dxa"/>
            </w:tcMar>
            <w:vAlign w:val="center"/>
          </w:tcPr>
          <w:p w14:paraId="4C9CCE34">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w:t>
            </w:r>
          </w:p>
        </w:tc>
        <w:tc>
          <w:tcPr>
            <w:tcW w:w="3552" w:type="dxa"/>
            <w:tcBorders>
              <w:top w:val="nil"/>
              <w:left w:val="nil"/>
              <w:bottom w:val="nil"/>
              <w:right w:val="nil"/>
              <w:insideH w:val="nil"/>
              <w:insideV w:val="nil"/>
            </w:tcBorders>
            <w:tcMar>
              <w:top w:w="70" w:type="dxa"/>
              <w:left w:w="70" w:type="dxa"/>
              <w:bottom w:w="70" w:type="dxa"/>
              <w:right w:w="70" w:type="dxa"/>
            </w:tcMar>
            <w:vAlign w:val="center"/>
          </w:tcPr>
          <w:p w14:paraId="31D730D1">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 country folders</w:t>
            </w:r>
          </w:p>
        </w:tc>
      </w:tr>
      <w:tr w14:paraId="1B54E740">
        <w:trPr>
          <w:trHeight w:val="23" w:hRule="atLeast"/>
          <w:jc w:val="center"/>
        </w:trPr>
        <w:tc>
          <w:tcPr>
            <w:tcW w:w="3552" w:type="dxa"/>
            <w:tcBorders>
              <w:top w:val="nil"/>
              <w:left w:val="nil"/>
              <w:bottom w:val="nil"/>
              <w:right w:val="nil"/>
              <w:insideH w:val="nil"/>
              <w:insideV w:val="nil"/>
            </w:tcBorders>
            <w:tcMar>
              <w:top w:w="70" w:type="dxa"/>
              <w:left w:w="70" w:type="dxa"/>
              <w:bottom w:w="70" w:type="dxa"/>
              <w:right w:w="70" w:type="dxa"/>
            </w:tcMar>
            <w:vAlign w:val="center"/>
          </w:tcPr>
          <w:p w14:paraId="05B5D8B4">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Health-access cached outputs</w:t>
            </w:r>
          </w:p>
        </w:tc>
        <w:tc>
          <w:tcPr>
            <w:tcW w:w="3552" w:type="dxa"/>
            <w:tcBorders>
              <w:top w:val="nil"/>
              <w:left w:val="nil"/>
              <w:bottom w:val="nil"/>
              <w:right w:val="nil"/>
              <w:insideH w:val="nil"/>
              <w:insideV w:val="nil"/>
            </w:tcBorders>
            <w:tcMar>
              <w:top w:w="70" w:type="dxa"/>
              <w:left w:w="70" w:type="dxa"/>
              <w:bottom w:w="70" w:type="dxa"/>
              <w:right w:w="70" w:type="dxa"/>
            </w:tcMar>
            <w:vAlign w:val="center"/>
          </w:tcPr>
          <w:p w14:paraId="22B87C70">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w:t>
            </w:r>
          </w:p>
        </w:tc>
        <w:tc>
          <w:tcPr>
            <w:tcW w:w="3552" w:type="dxa"/>
            <w:tcBorders>
              <w:top w:val="nil"/>
              <w:left w:val="nil"/>
              <w:bottom w:val="nil"/>
              <w:right w:val="nil"/>
              <w:insideH w:val="nil"/>
              <w:insideV w:val="nil"/>
            </w:tcBorders>
            <w:tcMar>
              <w:top w:w="70" w:type="dxa"/>
              <w:left w:w="70" w:type="dxa"/>
              <w:bottom w:w="70" w:type="dxa"/>
              <w:right w:w="70" w:type="dxa"/>
            </w:tcMar>
            <w:vAlign w:val="center"/>
          </w:tcPr>
          <w:p w14:paraId="67C62243">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 countries/folders</w:t>
            </w:r>
          </w:p>
        </w:tc>
      </w:tr>
      <w:tr w14:paraId="16E017C0">
        <w:trPr>
          <w:trHeight w:val="23" w:hRule="atLeast"/>
          <w:jc w:val="center"/>
        </w:trPr>
        <w:tc>
          <w:tcPr>
            <w:tcW w:w="3552" w:type="dxa"/>
            <w:tcBorders>
              <w:top w:val="nil"/>
              <w:left w:val="nil"/>
              <w:bottom w:val="nil"/>
              <w:right w:val="nil"/>
              <w:insideH w:val="nil"/>
              <w:insideV w:val="nil"/>
            </w:tcBorders>
            <w:tcMar>
              <w:top w:w="70" w:type="dxa"/>
              <w:left w:w="70" w:type="dxa"/>
              <w:bottom w:w="70" w:type="dxa"/>
              <w:right w:w="70" w:type="dxa"/>
            </w:tcMar>
            <w:vAlign w:val="center"/>
          </w:tcPr>
          <w:p w14:paraId="310A2E15">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Africa-layer capital file</w:t>
            </w:r>
          </w:p>
        </w:tc>
        <w:tc>
          <w:tcPr>
            <w:tcW w:w="3552" w:type="dxa"/>
            <w:tcBorders>
              <w:top w:val="nil"/>
              <w:left w:val="nil"/>
              <w:bottom w:val="nil"/>
              <w:right w:val="nil"/>
              <w:insideH w:val="nil"/>
              <w:insideV w:val="nil"/>
            </w:tcBorders>
            <w:tcMar>
              <w:top w:w="70" w:type="dxa"/>
              <w:left w:w="70" w:type="dxa"/>
              <w:bottom w:w="70" w:type="dxa"/>
              <w:right w:w="70" w:type="dxa"/>
            </w:tcMar>
            <w:vAlign w:val="center"/>
          </w:tcPr>
          <w:p w14:paraId="79D93832">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Regular" w:hAnsi="Times New Roman Regular" w:cs="Times New Roman Regular"/>
                <w:sz w:val="21"/>
                <w:szCs w:val="21"/>
              </w:rPr>
            </w:pPr>
            <w:ins w:id="0" w:author="hon(o^^o)" w:date="2026-05-15T10:16:12Z">
              <w:r>
                <w:rPr>
                  <w:rFonts w:hint="default" w:ascii="Times New Roman Regular" w:hAnsi="Times New Roman Regular" w:cs="Times New Roman Regular"/>
                  <w:b w:val="0"/>
                  <w:sz w:val="21"/>
                  <w:szCs w:val="21"/>
                  <w:lang w:val="en-US"/>
                </w:rPr>
                <w:t>49</w:t>
              </w:r>
            </w:ins>
            <w:del w:id="1" w:author="hon(o^^o)" w:date="2026-05-15T10:16:12Z">
              <w:r>
                <w:rPr>
                  <w:rFonts w:hint="default" w:ascii="Times New Roman Regular" w:hAnsi="Times New Roman Regular" w:eastAsia="Times New Roman" w:cs="Times New Roman Regular"/>
                  <w:b w:val="0"/>
                  <w:sz w:val="21"/>
                  <w:szCs w:val="21"/>
                </w:rPr>
                <w:delText>5</w:delText>
              </w:r>
            </w:del>
            <w:del w:id="2" w:author="hon(o^^o)" w:date="2026-05-15T10:16:11Z">
              <w:r>
                <w:rPr>
                  <w:rFonts w:hint="default" w:ascii="Times New Roman Regular" w:hAnsi="Times New Roman Regular" w:eastAsia="Times New Roman" w:cs="Times New Roman Regular"/>
                  <w:b w:val="0"/>
                  <w:sz w:val="21"/>
                  <w:szCs w:val="21"/>
                </w:rPr>
                <w:delText>0</w:delText>
              </w:r>
            </w:del>
            <w:r>
              <w:rPr>
                <w:rFonts w:hint="default" w:ascii="Times New Roman Regular" w:hAnsi="Times New Roman Regular" w:eastAsia="Times New Roman" w:cs="Times New Roman Regular"/>
                <w:b w:val="0"/>
                <w:sz w:val="21"/>
                <w:szCs w:val="21"/>
              </w:rPr>
              <w:t xml:space="preserve"> capitals</w:t>
            </w:r>
          </w:p>
        </w:tc>
        <w:tc>
          <w:tcPr>
            <w:tcW w:w="3552" w:type="dxa"/>
            <w:tcBorders>
              <w:top w:val="nil"/>
              <w:left w:val="nil"/>
              <w:bottom w:val="nil"/>
              <w:right w:val="nil"/>
              <w:insideH w:val="nil"/>
              <w:insideV w:val="nil"/>
            </w:tcBorders>
            <w:tcMar>
              <w:top w:w="70" w:type="dxa"/>
              <w:left w:w="70" w:type="dxa"/>
              <w:bottom w:w="70" w:type="dxa"/>
              <w:right w:w="70" w:type="dxa"/>
            </w:tcMar>
            <w:vAlign w:val="center"/>
          </w:tcPr>
          <w:p w14:paraId="6AC07B38">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Regular" w:hAnsi="Times New Roman Regular" w:cs="Times New Roman Regular"/>
                <w:sz w:val="21"/>
                <w:szCs w:val="21"/>
              </w:rPr>
            </w:pPr>
            <w:ins w:id="3" w:author="hon(o^^o)" w:date="2026-05-15T10:16:15Z">
              <w:r>
                <w:rPr>
                  <w:rFonts w:hint="default" w:ascii="Times New Roman Regular" w:hAnsi="Times New Roman Regular" w:cs="Times New Roman Regular"/>
                  <w:b w:val="0"/>
                  <w:sz w:val="21"/>
                  <w:szCs w:val="21"/>
                  <w:lang w:val="en-US"/>
                </w:rPr>
                <w:t>4</w:t>
              </w:r>
            </w:ins>
            <w:ins w:id="4" w:author="hon(o^^o)" w:date="2026-05-15T10:16:16Z">
              <w:r>
                <w:rPr>
                  <w:rFonts w:hint="default" w:ascii="Times New Roman Regular" w:hAnsi="Times New Roman Regular" w:cs="Times New Roman Regular"/>
                  <w:b w:val="0"/>
                  <w:sz w:val="21"/>
                  <w:szCs w:val="21"/>
                  <w:lang w:val="en-US"/>
                </w:rPr>
                <w:t>9</w:t>
              </w:r>
            </w:ins>
            <w:del w:id="5" w:author="hon(o^^o)" w:date="2026-05-15T10:16:15Z">
              <w:r>
                <w:rPr>
                  <w:rFonts w:hint="default" w:ascii="Times New Roman Regular" w:hAnsi="Times New Roman Regular" w:eastAsia="Times New Roman" w:cs="Times New Roman Regular"/>
                  <w:b w:val="0"/>
                  <w:sz w:val="21"/>
                  <w:szCs w:val="21"/>
                </w:rPr>
                <w:delText>50</w:delText>
              </w:r>
            </w:del>
            <w:r>
              <w:rPr>
                <w:rFonts w:hint="default" w:ascii="Times New Roman Regular" w:hAnsi="Times New Roman Regular" w:eastAsia="Times New Roman" w:cs="Times New Roman Regular"/>
                <w:b w:val="0"/>
                <w:sz w:val="21"/>
                <w:szCs w:val="21"/>
              </w:rPr>
              <w:t xml:space="preserve"> country folders</w:t>
            </w:r>
          </w:p>
        </w:tc>
      </w:tr>
      <w:tr w14:paraId="3E04A309">
        <w:trPr>
          <w:trHeight w:val="23" w:hRule="atLeast"/>
          <w:jc w:val="center"/>
        </w:trPr>
        <w:tc>
          <w:tcPr>
            <w:tcW w:w="3552" w:type="dxa"/>
            <w:tcBorders>
              <w:top w:val="nil"/>
              <w:left w:val="nil"/>
              <w:bottom w:val="nil"/>
              <w:right w:val="nil"/>
              <w:insideH w:val="nil"/>
              <w:insideV w:val="nil"/>
            </w:tcBorders>
            <w:tcMar>
              <w:top w:w="70" w:type="dxa"/>
              <w:left w:w="70" w:type="dxa"/>
              <w:bottom w:w="70" w:type="dxa"/>
              <w:right w:w="70" w:type="dxa"/>
            </w:tcMar>
            <w:vAlign w:val="center"/>
          </w:tcPr>
          <w:p w14:paraId="70200BB6">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Africa-layer city-node file</w:t>
            </w:r>
          </w:p>
        </w:tc>
        <w:tc>
          <w:tcPr>
            <w:tcW w:w="3552" w:type="dxa"/>
            <w:tcBorders>
              <w:top w:val="nil"/>
              <w:left w:val="nil"/>
              <w:bottom w:val="nil"/>
              <w:right w:val="nil"/>
              <w:insideH w:val="nil"/>
              <w:insideV w:val="nil"/>
            </w:tcBorders>
            <w:tcMar>
              <w:top w:w="70" w:type="dxa"/>
              <w:left w:w="70" w:type="dxa"/>
              <w:bottom w:w="70" w:type="dxa"/>
              <w:right w:w="70" w:type="dxa"/>
            </w:tcMar>
            <w:vAlign w:val="center"/>
          </w:tcPr>
          <w:p w14:paraId="47A6D3B8">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w:t>
            </w:r>
            <w:ins w:id="6" w:author="hon(o^^o)" w:date="2026-05-15T10:16:07Z">
              <w:r>
                <w:rPr>
                  <w:rFonts w:hint="default" w:ascii="Times New Roman Regular" w:hAnsi="Times New Roman Regular" w:cs="Times New Roman Regular"/>
                  <w:b w:val="0"/>
                  <w:sz w:val="21"/>
                  <w:szCs w:val="21"/>
                  <w:lang w:val="en-US"/>
                </w:rPr>
                <w:t>3</w:t>
              </w:r>
            </w:ins>
            <w:del w:id="7" w:author="hon(o^^o)" w:date="2026-05-15T10:16:07Z">
              <w:r>
                <w:rPr>
                  <w:rFonts w:hint="default" w:ascii="Times New Roman Regular" w:hAnsi="Times New Roman Regular" w:eastAsia="Times New Roman" w:cs="Times New Roman Regular"/>
                  <w:b w:val="0"/>
                  <w:sz w:val="21"/>
                  <w:szCs w:val="21"/>
                </w:rPr>
                <w:delText>4</w:delText>
              </w:r>
            </w:del>
            <w:r>
              <w:rPr>
                <w:rFonts w:hint="default" w:ascii="Times New Roman Regular" w:hAnsi="Times New Roman Regular" w:eastAsia="Times New Roman" w:cs="Times New Roman Regular"/>
                <w:b w:val="0"/>
                <w:sz w:val="21"/>
                <w:szCs w:val="21"/>
              </w:rPr>
              <w:t xml:space="preserve"> nodes</w:t>
            </w:r>
          </w:p>
        </w:tc>
        <w:tc>
          <w:tcPr>
            <w:tcW w:w="3552" w:type="dxa"/>
            <w:tcBorders>
              <w:top w:val="nil"/>
              <w:left w:val="nil"/>
              <w:bottom w:val="nil"/>
              <w:right w:val="nil"/>
              <w:insideH w:val="nil"/>
              <w:insideV w:val="nil"/>
            </w:tcBorders>
            <w:tcMar>
              <w:top w:w="70" w:type="dxa"/>
              <w:left w:w="70" w:type="dxa"/>
              <w:bottom w:w="70" w:type="dxa"/>
              <w:right w:w="70" w:type="dxa"/>
            </w:tcMar>
            <w:vAlign w:val="center"/>
          </w:tcPr>
          <w:p w14:paraId="1FC6FA51">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Regular" w:hAnsi="Times New Roman Regular" w:cs="Times New Roman Regular"/>
                <w:sz w:val="21"/>
                <w:szCs w:val="21"/>
              </w:rPr>
            </w:pPr>
            <w:ins w:id="8" w:author="hon(o^^o)" w:date="2026-05-15T10:16:20Z">
              <w:r>
                <w:rPr>
                  <w:rFonts w:hint="default" w:ascii="Times New Roman Regular" w:hAnsi="Times New Roman Regular" w:cs="Times New Roman Regular"/>
                  <w:b w:val="0"/>
                  <w:sz w:val="21"/>
                  <w:szCs w:val="21"/>
                  <w:lang w:val="en-US"/>
                </w:rPr>
                <w:t>83</w:t>
              </w:r>
            </w:ins>
            <w:del w:id="9" w:author="hon(o^^o)" w:date="2026-05-15T10:16:18Z">
              <w:r>
                <w:rPr>
                  <w:rFonts w:hint="default" w:ascii="Times New Roman Regular" w:hAnsi="Times New Roman Regular" w:eastAsia="Times New Roman" w:cs="Times New Roman Regular"/>
                  <w:b w:val="0"/>
                  <w:sz w:val="21"/>
                  <w:szCs w:val="21"/>
                </w:rPr>
                <w:delText>84</w:delText>
              </w:r>
            </w:del>
            <w:r>
              <w:rPr>
                <w:rFonts w:hint="default" w:ascii="Times New Roman Regular" w:hAnsi="Times New Roman Regular" w:eastAsia="Times New Roman" w:cs="Times New Roman Regular"/>
                <w:b w:val="0"/>
                <w:sz w:val="21"/>
                <w:szCs w:val="21"/>
              </w:rPr>
              <w:t xml:space="preserve"> city nodes across </w:t>
            </w:r>
            <w:ins w:id="10" w:author="hon(o^^o)" w:date="2026-05-15T10:16:23Z">
              <w:r>
                <w:rPr>
                  <w:rFonts w:hint="default" w:ascii="Times New Roman Regular" w:hAnsi="Times New Roman Regular" w:cs="Times New Roman Regular"/>
                  <w:b w:val="0"/>
                  <w:sz w:val="21"/>
                  <w:szCs w:val="21"/>
                  <w:lang w:val="en-US"/>
                </w:rPr>
                <w:t>49</w:t>
              </w:r>
            </w:ins>
            <w:del w:id="11" w:author="hon(o^^o)" w:date="2026-05-15T10:16:23Z">
              <w:r>
                <w:rPr>
                  <w:rFonts w:hint="default" w:ascii="Times New Roman Regular" w:hAnsi="Times New Roman Regular" w:eastAsia="Times New Roman" w:cs="Times New Roman Regular"/>
                  <w:b w:val="0"/>
                  <w:sz w:val="21"/>
                  <w:szCs w:val="21"/>
                </w:rPr>
                <w:delText>50</w:delText>
              </w:r>
            </w:del>
            <w:r>
              <w:rPr>
                <w:rFonts w:hint="default" w:ascii="Times New Roman Regular" w:hAnsi="Times New Roman Regular" w:eastAsia="Times New Roman" w:cs="Times New Roman Regular"/>
                <w:b w:val="0"/>
                <w:sz w:val="21"/>
                <w:szCs w:val="21"/>
              </w:rPr>
              <w:t xml:space="preserve"> country folders</w:t>
            </w:r>
          </w:p>
        </w:tc>
      </w:tr>
      <w:tr w14:paraId="3B1DB136">
        <w:trPr>
          <w:trHeight w:val="23" w:hRule="atLeast"/>
          <w:jc w:val="center"/>
        </w:trPr>
        <w:tc>
          <w:tcPr>
            <w:tcW w:w="3552" w:type="dxa"/>
            <w:tcBorders>
              <w:top w:val="nil"/>
              <w:left w:val="nil"/>
              <w:bottom w:val="nil"/>
              <w:right w:val="nil"/>
              <w:insideH w:val="nil"/>
              <w:insideV w:val="nil"/>
            </w:tcBorders>
            <w:tcMar>
              <w:top w:w="70" w:type="dxa"/>
              <w:left w:w="70" w:type="dxa"/>
              <w:bottom w:w="70" w:type="dxa"/>
              <w:right w:w="70" w:type="dxa"/>
            </w:tcMar>
            <w:vAlign w:val="center"/>
          </w:tcPr>
          <w:p w14:paraId="7D477C99">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Country-layer city-node file</w:t>
            </w:r>
          </w:p>
        </w:tc>
        <w:tc>
          <w:tcPr>
            <w:tcW w:w="3552" w:type="dxa"/>
            <w:tcBorders>
              <w:top w:val="nil"/>
              <w:left w:val="nil"/>
              <w:bottom w:val="nil"/>
              <w:right w:val="nil"/>
              <w:insideH w:val="nil"/>
              <w:insideV w:val="nil"/>
            </w:tcBorders>
            <w:tcMar>
              <w:top w:w="70" w:type="dxa"/>
              <w:left w:w="70" w:type="dxa"/>
              <w:bottom w:w="70" w:type="dxa"/>
              <w:right w:w="70" w:type="dxa"/>
            </w:tcMar>
            <w:vAlign w:val="center"/>
          </w:tcPr>
          <w:p w14:paraId="2E674A92">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801 nodes</w:t>
            </w:r>
          </w:p>
        </w:tc>
        <w:tc>
          <w:tcPr>
            <w:tcW w:w="3552" w:type="dxa"/>
            <w:tcBorders>
              <w:top w:val="nil"/>
              <w:left w:val="nil"/>
              <w:bottom w:val="nil"/>
              <w:right w:val="nil"/>
              <w:insideH w:val="nil"/>
              <w:insideV w:val="nil"/>
            </w:tcBorders>
            <w:tcMar>
              <w:top w:w="70" w:type="dxa"/>
              <w:left w:w="70" w:type="dxa"/>
              <w:bottom w:w="70" w:type="dxa"/>
              <w:right w:w="70" w:type="dxa"/>
            </w:tcMar>
            <w:vAlign w:val="center"/>
          </w:tcPr>
          <w:p w14:paraId="65B04B81">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801 settlement nodes across 50 country folders</w:t>
            </w:r>
          </w:p>
        </w:tc>
      </w:tr>
      <w:tr w14:paraId="6988A0D7">
        <w:trPr>
          <w:trHeight w:val="23" w:hRule="atLeast"/>
          <w:jc w:val="center"/>
        </w:trPr>
        <w:tc>
          <w:tcPr>
            <w:tcW w:w="3552" w:type="dxa"/>
            <w:tcBorders>
              <w:top w:val="nil"/>
              <w:left w:val="nil"/>
              <w:bottom w:val="single" w:color="000000" w:sz="12" w:space="0"/>
              <w:right w:val="nil"/>
              <w:insideH w:val="nil"/>
              <w:insideV w:val="nil"/>
            </w:tcBorders>
            <w:tcMar>
              <w:top w:w="70" w:type="dxa"/>
              <w:left w:w="70" w:type="dxa"/>
              <w:bottom w:w="70" w:type="dxa"/>
              <w:right w:w="70" w:type="dxa"/>
            </w:tcMar>
            <w:vAlign w:val="center"/>
          </w:tcPr>
          <w:p w14:paraId="483EB895">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Country OD summary</w:t>
            </w:r>
          </w:p>
        </w:tc>
        <w:tc>
          <w:tcPr>
            <w:tcW w:w="3552" w:type="dxa"/>
            <w:tcBorders>
              <w:top w:val="nil"/>
              <w:left w:val="nil"/>
              <w:bottom w:val="single" w:color="000000" w:sz="12" w:space="0"/>
              <w:right w:val="nil"/>
              <w:insideH w:val="nil"/>
              <w:insideV w:val="nil"/>
            </w:tcBorders>
            <w:tcMar>
              <w:top w:w="70" w:type="dxa"/>
              <w:left w:w="70" w:type="dxa"/>
              <w:bottom w:w="70" w:type="dxa"/>
              <w:right w:w="70" w:type="dxa"/>
            </w:tcMar>
            <w:vAlign w:val="center"/>
          </w:tcPr>
          <w:p w14:paraId="329720E6">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49 countries</w:t>
            </w:r>
          </w:p>
        </w:tc>
        <w:tc>
          <w:tcPr>
            <w:tcW w:w="3552" w:type="dxa"/>
            <w:tcBorders>
              <w:top w:val="nil"/>
              <w:left w:val="nil"/>
              <w:bottom w:val="single" w:color="000000" w:sz="12" w:space="0"/>
              <w:right w:val="nil"/>
              <w:insideH w:val="nil"/>
              <w:insideV w:val="nil"/>
            </w:tcBorders>
            <w:tcMar>
              <w:top w:w="70" w:type="dxa"/>
              <w:left w:w="70" w:type="dxa"/>
              <w:bottom w:w="70" w:type="dxa"/>
              <w:right w:w="70" w:type="dxa"/>
            </w:tcMar>
            <w:vAlign w:val="center"/>
          </w:tcPr>
          <w:p w14:paraId="4D5DDB7B">
            <w:pPr>
              <w:keepNext w:val="0"/>
              <w:keepLines w:val="0"/>
              <w:pageBreakBefore w:val="0"/>
              <w:widowControl/>
              <w:kinsoku/>
              <w:wordWrap/>
              <w:overflowPunct/>
              <w:topLinePunct w:val="0"/>
              <w:autoSpaceDE/>
              <w:autoSpaceDN/>
              <w:bidi w:val="0"/>
              <w:adjustRightInd/>
              <w:snapToGrid w:val="0"/>
              <w:spacing w:before="0" w:after="0" w:line="240" w:lineRule="auto"/>
              <w:jc w:val="both"/>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49 countries, excluding WestSahara</w:t>
            </w:r>
          </w:p>
        </w:tc>
      </w:tr>
    </w:tbl>
    <w:p w14:paraId="28E94546">
      <w:pPr>
        <w:rPr>
          <w:rFonts w:hint="default" w:ascii="Times New Roman Regular" w:hAnsi="Times New Roman Regular" w:cs="Times New Roman Regular"/>
          <w:sz w:val="21"/>
          <w:szCs w:val="21"/>
        </w:rPr>
      </w:pPr>
    </w:p>
    <w:p w14:paraId="7F9330D0">
      <w:pPr>
        <w:spacing w:after="100" w:line="252" w:lineRule="auto"/>
        <w:rPr>
          <w:rFonts w:hint="default" w:ascii="Times New Roman" w:hAnsi="Times New Roman" w:eastAsia="Times New Roman"/>
          <w:b/>
          <w:sz w:val="24"/>
        </w:rPr>
      </w:pPr>
      <w:r>
        <w:rPr>
          <w:rFonts w:hint="default" w:ascii="Times New Roman" w:hAnsi="Times New Roman" w:eastAsia="Times New Roman"/>
          <w:b/>
          <w:sz w:val="24"/>
        </w:rPr>
        <w:t>Supplementary Methods S2. HDM-4 IRI model and parameter choices</w:t>
      </w:r>
    </w:p>
    <w:p w14:paraId="6FAF7D53">
      <w:pPr>
        <w:spacing w:after="100" w:line="252" w:lineRule="auto"/>
        <w:rPr>
          <w:rFonts w:hint="default" w:ascii="Times New Roman Regular" w:hAnsi="Times New Roman Regular" w:eastAsia="Times New Roman" w:cs="Times New Roman Regular"/>
          <w:b w:val="0"/>
          <w:sz w:val="21"/>
          <w:szCs w:val="21"/>
        </w:rPr>
      </w:pPr>
      <w:r>
        <w:rPr>
          <w:rFonts w:hint="default" w:ascii="Times New Roman Regular" w:hAnsi="Times New Roman Regular" w:eastAsia="Times New Roman" w:cs="Times New Roman Regular"/>
          <w:b w:val="0"/>
          <w:sz w:val="21"/>
          <w:szCs w:val="21"/>
        </w:rPr>
        <w:t>We used the HDM-4 gravel-road roughness formulation to estimate unpaved-road operating speeds. The default parameter values were chosen to represent low-volume gravel roads under limited maintenance. Sensitivity checks showed that the main accessibility results were insensitive to reasonable perturbations in initial roughness, roughness cap and traffic composition.</w:t>
      </w:r>
    </w:p>
    <w:p w14:paraId="60825DEA">
      <w:pPr>
        <w:spacing w:after="100" w:line="252" w:lineRule="auto"/>
        <w:rPr>
          <w:rFonts w:hint="default" w:ascii="Times New Roman Regular" w:hAnsi="Times New Roman Regular" w:eastAsia="Times New Roman" w:cs="Times New Roman Regular"/>
          <w:b w:val="0"/>
          <w:sz w:val="21"/>
          <w:szCs w:val="21"/>
        </w:rPr>
      </w:pPr>
      <w:r>
        <w:rPr>
          <w:rFonts w:hint="default" w:ascii="Times New Roman" w:hAnsi="Times New Roman" w:eastAsia="Times New Roman"/>
          <w:b/>
          <w:sz w:val="22"/>
        </w:rPr>
        <w:t>Table S2. HDM-4 parameters and sensitivity checks</w:t>
      </w:r>
    </w:p>
    <w:tbl>
      <w:tblPr>
        <w:tblStyle w:val="32"/>
        <w:tblpPr w:leftFromText="180" w:rightFromText="180" w:vertAnchor="text" w:horzAnchor="page" w:tblpX="783" w:tblpY="303"/>
        <w:tblOverlap w:val="never"/>
        <w:tblW w:w="0" w:type="auto"/>
        <w:tblInd w:w="0" w:type="dxa"/>
        <w:tblLayout w:type="autofit"/>
        <w:tblCellMar>
          <w:top w:w="0" w:type="dxa"/>
          <w:left w:w="108" w:type="dxa"/>
          <w:bottom w:w="0" w:type="dxa"/>
          <w:right w:w="108" w:type="dxa"/>
        </w:tblCellMar>
      </w:tblPr>
      <w:tblGrid>
        <w:gridCol w:w="2664"/>
        <w:gridCol w:w="1517"/>
        <w:gridCol w:w="2073"/>
        <w:gridCol w:w="4402"/>
      </w:tblGrid>
      <w:tr w14:paraId="558410F0">
        <w:trPr>
          <w:trHeight w:val="57" w:hRule="atLeast"/>
          <w:tblHeader/>
        </w:trPr>
        <w:tc>
          <w:tcPr>
            <w:tcW w:w="2664"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4AAACD6E">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Parameter</w:t>
            </w:r>
          </w:p>
        </w:tc>
        <w:tc>
          <w:tcPr>
            <w:tcW w:w="1517"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55DEEB25">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Baseline</w:t>
            </w:r>
          </w:p>
        </w:tc>
        <w:tc>
          <w:tcPr>
            <w:tcW w:w="2073"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2CA17516">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Sensitivity range</w:t>
            </w:r>
          </w:p>
        </w:tc>
        <w:tc>
          <w:tcPr>
            <w:tcW w:w="440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137471A1">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Result</w:t>
            </w:r>
          </w:p>
        </w:tc>
      </w:tr>
      <w:tr w14:paraId="02A40CBA">
        <w:trPr>
          <w:trHeight w:val="57" w:hRule="atLeast"/>
        </w:trPr>
        <w:tc>
          <w:tcPr>
            <w:tcW w:w="2664" w:type="dxa"/>
            <w:tcBorders>
              <w:top w:val="nil"/>
              <w:left w:val="nil"/>
              <w:bottom w:val="nil"/>
              <w:right w:val="nil"/>
              <w:insideH w:val="nil"/>
              <w:insideV w:val="nil"/>
            </w:tcBorders>
            <w:tcMar>
              <w:top w:w="70" w:type="dxa"/>
              <w:left w:w="70" w:type="dxa"/>
              <w:bottom w:w="70" w:type="dxa"/>
              <w:right w:w="70" w:type="dxa"/>
            </w:tcMar>
          </w:tcPr>
          <w:p w14:paraId="47D20414">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Initial roughness, IRI0</w:t>
            </w:r>
          </w:p>
        </w:tc>
        <w:tc>
          <w:tcPr>
            <w:tcW w:w="1517" w:type="dxa"/>
            <w:tcBorders>
              <w:top w:val="nil"/>
              <w:left w:val="nil"/>
              <w:bottom w:val="nil"/>
              <w:right w:val="nil"/>
              <w:insideH w:val="nil"/>
              <w:insideV w:val="nil"/>
            </w:tcBorders>
            <w:tcMar>
              <w:top w:w="70" w:type="dxa"/>
              <w:left w:w="70" w:type="dxa"/>
              <w:bottom w:w="70" w:type="dxa"/>
              <w:right w:w="70" w:type="dxa"/>
            </w:tcMar>
          </w:tcPr>
          <w:p w14:paraId="1BEEABB7">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6.0</w:t>
            </w:r>
          </w:p>
        </w:tc>
        <w:tc>
          <w:tcPr>
            <w:tcW w:w="2073" w:type="dxa"/>
            <w:tcBorders>
              <w:top w:val="nil"/>
              <w:left w:val="nil"/>
              <w:bottom w:val="nil"/>
              <w:right w:val="nil"/>
              <w:insideH w:val="nil"/>
              <w:insideV w:val="nil"/>
            </w:tcBorders>
            <w:tcMar>
              <w:top w:w="70" w:type="dxa"/>
              <w:left w:w="70" w:type="dxa"/>
              <w:bottom w:w="70" w:type="dxa"/>
              <w:right w:w="70" w:type="dxa"/>
            </w:tcMar>
          </w:tcPr>
          <w:p w14:paraId="169DD68A">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4.0 / 8.0</w:t>
            </w:r>
          </w:p>
        </w:tc>
        <w:tc>
          <w:tcPr>
            <w:tcW w:w="4402" w:type="dxa"/>
            <w:tcBorders>
              <w:top w:val="nil"/>
              <w:left w:val="nil"/>
              <w:bottom w:val="nil"/>
              <w:right w:val="nil"/>
              <w:insideH w:val="nil"/>
              <w:insideV w:val="nil"/>
            </w:tcBorders>
            <w:tcMar>
              <w:top w:w="70" w:type="dxa"/>
              <w:left w:w="70" w:type="dxa"/>
              <w:bottom w:w="70" w:type="dxa"/>
              <w:right w:w="70" w:type="dxa"/>
            </w:tcMar>
          </w:tcPr>
          <w:p w14:paraId="7FA19110">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Change in coverage loss &lt; 1 percentage point</w:t>
            </w:r>
          </w:p>
        </w:tc>
      </w:tr>
      <w:tr w14:paraId="43280054">
        <w:trPr>
          <w:trHeight w:val="57" w:hRule="atLeast"/>
        </w:trPr>
        <w:tc>
          <w:tcPr>
            <w:tcW w:w="2664" w:type="dxa"/>
            <w:tcBorders>
              <w:top w:val="nil"/>
              <w:left w:val="nil"/>
              <w:bottom w:val="nil"/>
              <w:right w:val="nil"/>
              <w:insideH w:val="nil"/>
              <w:insideV w:val="nil"/>
            </w:tcBorders>
            <w:tcMar>
              <w:top w:w="70" w:type="dxa"/>
              <w:left w:w="70" w:type="dxa"/>
              <w:bottom w:w="70" w:type="dxa"/>
              <w:right w:w="70" w:type="dxa"/>
            </w:tcMar>
          </w:tcPr>
          <w:p w14:paraId="716B9E06">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Maximum roughness cap, IRImax</w:t>
            </w:r>
          </w:p>
        </w:tc>
        <w:tc>
          <w:tcPr>
            <w:tcW w:w="1517" w:type="dxa"/>
            <w:tcBorders>
              <w:top w:val="nil"/>
              <w:left w:val="nil"/>
              <w:bottom w:val="nil"/>
              <w:right w:val="nil"/>
              <w:insideH w:val="nil"/>
              <w:insideV w:val="nil"/>
            </w:tcBorders>
            <w:tcMar>
              <w:top w:w="70" w:type="dxa"/>
              <w:left w:w="70" w:type="dxa"/>
              <w:bottom w:w="70" w:type="dxa"/>
              <w:right w:w="70" w:type="dxa"/>
            </w:tcMar>
          </w:tcPr>
          <w:p w14:paraId="31FE37C1">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12.0</w:t>
            </w:r>
          </w:p>
        </w:tc>
        <w:tc>
          <w:tcPr>
            <w:tcW w:w="2073" w:type="dxa"/>
            <w:tcBorders>
              <w:top w:val="nil"/>
              <w:left w:val="nil"/>
              <w:bottom w:val="nil"/>
              <w:right w:val="nil"/>
              <w:insideH w:val="nil"/>
              <w:insideV w:val="nil"/>
            </w:tcBorders>
            <w:tcMar>
              <w:top w:w="70" w:type="dxa"/>
              <w:left w:w="70" w:type="dxa"/>
              <w:bottom w:w="70" w:type="dxa"/>
              <w:right w:w="70" w:type="dxa"/>
            </w:tcMar>
          </w:tcPr>
          <w:p w14:paraId="194D2395">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 / 14.0</w:t>
            </w:r>
          </w:p>
        </w:tc>
        <w:tc>
          <w:tcPr>
            <w:tcW w:w="4402" w:type="dxa"/>
            <w:tcBorders>
              <w:top w:val="nil"/>
              <w:left w:val="nil"/>
              <w:bottom w:val="nil"/>
              <w:right w:val="nil"/>
              <w:insideH w:val="nil"/>
              <w:insideV w:val="nil"/>
            </w:tcBorders>
            <w:tcMar>
              <w:top w:w="70" w:type="dxa"/>
              <w:left w:w="70" w:type="dxa"/>
              <w:bottom w:w="70" w:type="dxa"/>
              <w:right w:w="70" w:type="dxa"/>
            </w:tcMar>
          </w:tcPr>
          <w:p w14:paraId="5082532F">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Change in coverage loss &lt; 0.01 percentage points</w:t>
            </w:r>
          </w:p>
        </w:tc>
      </w:tr>
      <w:tr w14:paraId="070916EC">
        <w:trPr>
          <w:trHeight w:val="57" w:hRule="atLeast"/>
        </w:trPr>
        <w:tc>
          <w:tcPr>
            <w:tcW w:w="2664" w:type="dxa"/>
            <w:tcBorders>
              <w:top w:val="nil"/>
              <w:left w:val="nil"/>
              <w:bottom w:val="nil"/>
              <w:right w:val="nil"/>
              <w:insideH w:val="nil"/>
              <w:insideV w:val="nil"/>
            </w:tcBorders>
            <w:tcMar>
              <w:top w:w="70" w:type="dxa"/>
              <w:left w:w="70" w:type="dxa"/>
              <w:bottom w:w="70" w:type="dxa"/>
              <w:right w:w="70" w:type="dxa"/>
            </w:tcMar>
          </w:tcPr>
          <w:p w14:paraId="226C5A31">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Mean gravel depth, MGD</w:t>
            </w:r>
          </w:p>
        </w:tc>
        <w:tc>
          <w:tcPr>
            <w:tcW w:w="1517" w:type="dxa"/>
            <w:tcBorders>
              <w:top w:val="nil"/>
              <w:left w:val="nil"/>
              <w:bottom w:val="nil"/>
              <w:right w:val="nil"/>
              <w:insideH w:val="nil"/>
              <w:insideV w:val="nil"/>
            </w:tcBorders>
            <w:tcMar>
              <w:top w:w="70" w:type="dxa"/>
              <w:left w:w="70" w:type="dxa"/>
              <w:bottom w:w="70" w:type="dxa"/>
              <w:right w:w="70" w:type="dxa"/>
            </w:tcMar>
          </w:tcPr>
          <w:p w14:paraId="3AD13B3B">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0.5 m</w:t>
            </w:r>
          </w:p>
        </w:tc>
        <w:tc>
          <w:tcPr>
            <w:tcW w:w="2073" w:type="dxa"/>
            <w:tcBorders>
              <w:top w:val="nil"/>
              <w:left w:val="nil"/>
              <w:bottom w:val="nil"/>
              <w:right w:val="nil"/>
              <w:insideH w:val="nil"/>
              <w:insideV w:val="nil"/>
            </w:tcBorders>
            <w:tcMar>
              <w:top w:w="70" w:type="dxa"/>
              <w:left w:w="70" w:type="dxa"/>
              <w:bottom w:w="70" w:type="dxa"/>
              <w:right w:w="70" w:type="dxa"/>
            </w:tcMar>
          </w:tcPr>
          <w:p w14:paraId="46019FBA">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fixed in main analysis</w:t>
            </w:r>
          </w:p>
        </w:tc>
        <w:tc>
          <w:tcPr>
            <w:tcW w:w="4402" w:type="dxa"/>
            <w:tcBorders>
              <w:top w:val="nil"/>
              <w:left w:val="nil"/>
              <w:bottom w:val="nil"/>
              <w:right w:val="nil"/>
              <w:insideH w:val="nil"/>
              <w:insideV w:val="nil"/>
            </w:tcBorders>
            <w:tcMar>
              <w:top w:w="70" w:type="dxa"/>
              <w:left w:w="70" w:type="dxa"/>
              <w:bottom w:w="70" w:type="dxa"/>
              <w:right w:w="70" w:type="dxa"/>
            </w:tcMar>
          </w:tcPr>
          <w:p w14:paraId="512EE6A7">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Defined as gravel depth, not grading interval</w:t>
            </w:r>
          </w:p>
        </w:tc>
      </w:tr>
      <w:tr w14:paraId="33C2B19F">
        <w:trPr>
          <w:trHeight w:val="57" w:hRule="atLeast"/>
        </w:trPr>
        <w:tc>
          <w:tcPr>
            <w:tcW w:w="2664" w:type="dxa"/>
            <w:tcBorders>
              <w:top w:val="nil"/>
              <w:left w:val="nil"/>
              <w:bottom w:val="nil"/>
              <w:right w:val="nil"/>
              <w:insideH w:val="nil"/>
              <w:insideV w:val="nil"/>
            </w:tcBorders>
            <w:tcMar>
              <w:top w:w="70" w:type="dxa"/>
              <w:left w:w="70" w:type="dxa"/>
              <w:bottom w:w="70" w:type="dxa"/>
              <w:right w:w="70" w:type="dxa"/>
            </w:tcMar>
          </w:tcPr>
          <w:p w14:paraId="4BA4EFC6">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ADT</w:t>
            </w:r>
          </w:p>
        </w:tc>
        <w:tc>
          <w:tcPr>
            <w:tcW w:w="1517" w:type="dxa"/>
            <w:tcBorders>
              <w:top w:val="nil"/>
              <w:left w:val="nil"/>
              <w:bottom w:val="nil"/>
              <w:right w:val="nil"/>
              <w:insideH w:val="nil"/>
              <w:insideV w:val="nil"/>
            </w:tcBorders>
            <w:tcMar>
              <w:top w:w="70" w:type="dxa"/>
              <w:left w:w="70" w:type="dxa"/>
              <w:bottom w:w="70" w:type="dxa"/>
              <w:right w:w="70" w:type="dxa"/>
            </w:tcMar>
          </w:tcPr>
          <w:p w14:paraId="5B40F44A">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 vehicles/day</w:t>
            </w:r>
          </w:p>
        </w:tc>
        <w:tc>
          <w:tcPr>
            <w:tcW w:w="2073" w:type="dxa"/>
            <w:tcBorders>
              <w:top w:val="nil"/>
              <w:left w:val="nil"/>
              <w:bottom w:val="nil"/>
              <w:right w:val="nil"/>
              <w:insideH w:val="nil"/>
              <w:insideV w:val="nil"/>
            </w:tcBorders>
            <w:tcMar>
              <w:top w:w="70" w:type="dxa"/>
              <w:left w:w="70" w:type="dxa"/>
              <w:bottom w:w="70" w:type="dxa"/>
              <w:right w:w="70" w:type="dxa"/>
            </w:tcMar>
          </w:tcPr>
          <w:p w14:paraId="5C42D78A">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20 / 100</w:t>
            </w:r>
          </w:p>
        </w:tc>
        <w:tc>
          <w:tcPr>
            <w:tcW w:w="4402" w:type="dxa"/>
            <w:tcBorders>
              <w:top w:val="nil"/>
              <w:left w:val="nil"/>
              <w:bottom w:val="nil"/>
              <w:right w:val="nil"/>
              <w:insideH w:val="nil"/>
              <w:insideV w:val="nil"/>
            </w:tcBorders>
            <w:tcMar>
              <w:top w:w="70" w:type="dxa"/>
              <w:left w:w="70" w:type="dxa"/>
              <w:bottom w:w="70" w:type="dxa"/>
              <w:right w:w="70" w:type="dxa"/>
            </w:tcMar>
          </w:tcPr>
          <w:p w14:paraId="20917EF6">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Change in coverage loss &lt; 0.1 percentage points</w:t>
            </w:r>
          </w:p>
        </w:tc>
      </w:tr>
      <w:tr w14:paraId="3E16B978">
        <w:trPr>
          <w:trHeight w:val="57" w:hRule="atLeast"/>
        </w:trPr>
        <w:tc>
          <w:tcPr>
            <w:tcW w:w="2664" w:type="dxa"/>
            <w:tcBorders>
              <w:top w:val="nil"/>
              <w:left w:val="nil"/>
              <w:bottom w:val="nil"/>
              <w:right w:val="nil"/>
              <w:insideH w:val="nil"/>
              <w:insideV w:val="nil"/>
            </w:tcBorders>
            <w:tcMar>
              <w:top w:w="70" w:type="dxa"/>
              <w:left w:w="70" w:type="dxa"/>
              <w:bottom w:w="70" w:type="dxa"/>
              <w:right w:w="70" w:type="dxa"/>
            </w:tcMar>
          </w:tcPr>
          <w:p w14:paraId="0193048B">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Light vehicles, ADL</w:t>
            </w:r>
          </w:p>
        </w:tc>
        <w:tc>
          <w:tcPr>
            <w:tcW w:w="1517" w:type="dxa"/>
            <w:tcBorders>
              <w:top w:val="nil"/>
              <w:left w:val="nil"/>
              <w:bottom w:val="nil"/>
              <w:right w:val="nil"/>
              <w:insideH w:val="nil"/>
              <w:insideV w:val="nil"/>
            </w:tcBorders>
            <w:tcMar>
              <w:top w:w="70" w:type="dxa"/>
              <w:left w:w="70" w:type="dxa"/>
              <w:bottom w:w="70" w:type="dxa"/>
              <w:right w:w="70" w:type="dxa"/>
            </w:tcMar>
          </w:tcPr>
          <w:p w14:paraId="317F28BE">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42</w:t>
            </w:r>
          </w:p>
        </w:tc>
        <w:tc>
          <w:tcPr>
            <w:tcW w:w="2073" w:type="dxa"/>
            <w:tcBorders>
              <w:top w:val="nil"/>
              <w:left w:val="nil"/>
              <w:bottom w:val="nil"/>
              <w:right w:val="nil"/>
              <w:insideH w:val="nil"/>
              <w:insideV w:val="nil"/>
            </w:tcBorders>
            <w:tcMar>
              <w:top w:w="70" w:type="dxa"/>
              <w:left w:w="70" w:type="dxa"/>
              <w:bottom w:w="70" w:type="dxa"/>
              <w:right w:w="70" w:type="dxa"/>
            </w:tcMar>
          </w:tcPr>
          <w:p w14:paraId="57102A92">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 / 80</w:t>
            </w:r>
          </w:p>
        </w:tc>
        <w:tc>
          <w:tcPr>
            <w:tcW w:w="4402" w:type="dxa"/>
            <w:tcBorders>
              <w:top w:val="nil"/>
              <w:left w:val="nil"/>
              <w:bottom w:val="nil"/>
              <w:right w:val="nil"/>
              <w:insideH w:val="nil"/>
              <w:insideV w:val="nil"/>
            </w:tcBorders>
            <w:tcMar>
              <w:top w:w="70" w:type="dxa"/>
              <w:left w:w="70" w:type="dxa"/>
              <w:bottom w:w="70" w:type="dxa"/>
              <w:right w:w="70" w:type="dxa"/>
            </w:tcMar>
          </w:tcPr>
          <w:p w14:paraId="126B7F02">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Change in coverage loss &lt; 0.1 percentage points</w:t>
            </w:r>
          </w:p>
        </w:tc>
      </w:tr>
      <w:tr w14:paraId="47EAD437">
        <w:trPr>
          <w:trHeight w:val="57" w:hRule="atLeast"/>
        </w:trPr>
        <w:tc>
          <w:tcPr>
            <w:tcW w:w="2664" w:type="dxa"/>
            <w:tcBorders>
              <w:top w:val="nil"/>
              <w:left w:val="nil"/>
              <w:bottom w:val="single" w:color="000000" w:sz="12" w:space="0"/>
              <w:right w:val="nil"/>
              <w:insideH w:val="nil"/>
              <w:insideV w:val="nil"/>
            </w:tcBorders>
            <w:tcMar>
              <w:top w:w="70" w:type="dxa"/>
              <w:left w:w="70" w:type="dxa"/>
              <w:bottom w:w="70" w:type="dxa"/>
              <w:right w:w="70" w:type="dxa"/>
            </w:tcMar>
          </w:tcPr>
          <w:p w14:paraId="4ECB5FC2">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Heavy vehicles, ADH</w:t>
            </w:r>
          </w:p>
        </w:tc>
        <w:tc>
          <w:tcPr>
            <w:tcW w:w="1517" w:type="dxa"/>
            <w:tcBorders>
              <w:top w:val="nil"/>
              <w:left w:val="nil"/>
              <w:bottom w:val="single" w:color="000000" w:sz="12" w:space="0"/>
              <w:right w:val="nil"/>
              <w:insideH w:val="nil"/>
              <w:insideV w:val="nil"/>
            </w:tcBorders>
            <w:tcMar>
              <w:top w:w="70" w:type="dxa"/>
              <w:left w:w="70" w:type="dxa"/>
              <w:bottom w:w="70" w:type="dxa"/>
              <w:right w:w="70" w:type="dxa"/>
            </w:tcMar>
          </w:tcPr>
          <w:p w14:paraId="5C781BEE">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w:t>
            </w:r>
          </w:p>
        </w:tc>
        <w:tc>
          <w:tcPr>
            <w:tcW w:w="2073" w:type="dxa"/>
            <w:tcBorders>
              <w:top w:val="nil"/>
              <w:left w:val="nil"/>
              <w:bottom w:val="single" w:color="000000" w:sz="12" w:space="0"/>
              <w:right w:val="nil"/>
              <w:insideH w:val="nil"/>
              <w:insideV w:val="nil"/>
            </w:tcBorders>
            <w:tcMar>
              <w:top w:w="70" w:type="dxa"/>
              <w:left w:w="70" w:type="dxa"/>
              <w:bottom w:w="70" w:type="dxa"/>
              <w:right w:w="70" w:type="dxa"/>
            </w:tcMar>
          </w:tcPr>
          <w:p w14:paraId="6FD65D2A">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 / 30</w:t>
            </w:r>
          </w:p>
        </w:tc>
        <w:tc>
          <w:tcPr>
            <w:tcW w:w="4402" w:type="dxa"/>
            <w:tcBorders>
              <w:top w:val="nil"/>
              <w:left w:val="nil"/>
              <w:bottom w:val="single" w:color="000000" w:sz="12" w:space="0"/>
              <w:right w:val="nil"/>
              <w:insideH w:val="nil"/>
              <w:insideV w:val="nil"/>
            </w:tcBorders>
            <w:tcMar>
              <w:top w:w="70" w:type="dxa"/>
              <w:left w:w="70" w:type="dxa"/>
              <w:bottom w:w="70" w:type="dxa"/>
              <w:right w:w="70" w:type="dxa"/>
            </w:tcMar>
          </w:tcPr>
          <w:p w14:paraId="46DD4830">
            <w:pPr>
              <w:keepNext w:val="0"/>
              <w:keepLines w:val="0"/>
              <w:pageBreakBefore w:val="0"/>
              <w:widowControl/>
              <w:kinsoku/>
              <w:wordWrap/>
              <w:overflowPunct/>
              <w:topLinePunct w:val="0"/>
              <w:autoSpaceDE/>
              <w:autoSpaceDN/>
              <w:bidi w:val="0"/>
              <w:adjustRightInd/>
              <w:snapToGrid w:val="0"/>
              <w:spacing w:before="0" w:after="0"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Change in coverage loss &lt; 0.1 percentage points</w:t>
            </w:r>
          </w:p>
        </w:tc>
      </w:tr>
    </w:tbl>
    <w:p w14:paraId="7DCAE847">
      <w:pPr>
        <w:spacing w:after="100" w:line="252" w:lineRule="auto"/>
        <w:rPr>
          <w:rFonts w:hint="default" w:ascii="Times New Roman" w:hAnsi="Times New Roman" w:eastAsia="Times New Roman"/>
          <w:b/>
          <w:sz w:val="24"/>
        </w:rPr>
      </w:pPr>
      <w:r>
        <w:rPr>
          <w:rFonts w:hint="default" w:ascii="Times New Roman" w:hAnsi="Times New Roman" w:eastAsia="Times New Roman"/>
          <w:b/>
          <w:sz w:val="24"/>
        </w:rPr>
        <w:t>Supplementary Methods S3. Speed-roughness mapping</w:t>
      </w:r>
    </w:p>
    <w:p w14:paraId="7075518B">
      <w:pPr>
        <w:spacing w:after="100" w:line="252"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Road roughness was converted to operating speed using the following lookup relation. Intermediate values were interpolated linearly.</w:t>
      </w:r>
    </w:p>
    <w:p w14:paraId="0AE19F60">
      <w:pPr>
        <w:spacing w:after="100" w:line="252" w:lineRule="auto"/>
        <w:rPr>
          <w:rFonts w:hint="default" w:ascii="Times New Roman" w:hAnsi="Times New Roman" w:eastAsia="Times New Roman"/>
          <w:b/>
          <w:sz w:val="22"/>
        </w:rPr>
      </w:pPr>
      <w:r>
        <w:rPr>
          <w:rFonts w:hint="default" w:ascii="Times New Roman" w:hAnsi="Times New Roman" w:eastAsia="Times New Roman"/>
          <w:b/>
          <w:sz w:val="22"/>
        </w:rPr>
        <w:t>Table S3. IRI-to-speed conversion</w:t>
      </w:r>
    </w:p>
    <w:tbl>
      <w:tblPr>
        <w:tblStyle w:val="32"/>
        <w:tblW w:w="0" w:type="auto"/>
        <w:jc w:val="center"/>
        <w:tblLayout w:type="autofit"/>
        <w:tblCellMar>
          <w:top w:w="0" w:type="dxa"/>
          <w:left w:w="108" w:type="dxa"/>
          <w:bottom w:w="0" w:type="dxa"/>
          <w:right w:w="108" w:type="dxa"/>
        </w:tblCellMar>
      </w:tblPr>
      <w:tblGrid>
        <w:gridCol w:w="2107"/>
        <w:gridCol w:w="964"/>
        <w:gridCol w:w="964"/>
        <w:gridCol w:w="964"/>
        <w:gridCol w:w="964"/>
        <w:gridCol w:w="964"/>
        <w:gridCol w:w="964"/>
        <w:gridCol w:w="964"/>
        <w:gridCol w:w="964"/>
      </w:tblGrid>
      <w:tr w14:paraId="7F179E9C">
        <w:trPr>
          <w:tblHeader/>
          <w:jc w:val="center"/>
        </w:trPr>
        <w:tc>
          <w:tcPr>
            <w:tcW w:w="2107"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77E3E215">
            <w:pPr>
              <w:spacing w:before="0" w:after="0" w:line="240" w:lineRule="auto"/>
              <w:jc w:val="left"/>
              <w:rPr>
                <w:rFonts w:hint="default" w:ascii="Times New Roman Bold" w:hAnsi="Times New Roman Bold" w:eastAsia="Times New Roman" w:cs="Times New Roman Bold"/>
                <w:b/>
                <w:bCs/>
                <w:sz w:val="21"/>
                <w:szCs w:val="21"/>
              </w:rPr>
              <w:pPrChange w:id="12" w:author="hon(o^^o)" w:date="2026-05-15T10:42:02Z">
                <w:pPr>
                  <w:spacing w:before="0" w:after="0" w:line="240" w:lineRule="auto"/>
                  <w:jc w:val="both"/>
                </w:pPr>
              </w:pPrChange>
            </w:pPr>
            <w:bookmarkStart w:id="0" w:name="_GoBack" w:colFirst="0" w:colLast="8"/>
            <w:r>
              <w:rPr>
                <w:rFonts w:hint="default" w:ascii="Times New Roman Bold" w:hAnsi="Times New Roman Bold" w:eastAsia="Times New Roman" w:cs="Times New Roman Bold"/>
                <w:b/>
                <w:bCs/>
                <w:sz w:val="21"/>
                <w:szCs w:val="21"/>
              </w:rPr>
              <w:t>IRI</w:t>
            </w:r>
          </w:p>
        </w:tc>
        <w:tc>
          <w:tcPr>
            <w:tcW w:w="964"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5A135C6E">
            <w:pPr>
              <w:spacing w:before="0" w:after="0" w:line="240" w:lineRule="auto"/>
              <w:jc w:val="left"/>
              <w:rPr>
                <w:rFonts w:hint="default" w:ascii="Times New Roman Bold" w:hAnsi="Times New Roman Bold" w:eastAsia="Times New Roman" w:cs="Times New Roman Bold"/>
                <w:b/>
                <w:bCs/>
                <w:sz w:val="21"/>
                <w:szCs w:val="21"/>
              </w:rPr>
              <w:pPrChange w:id="13" w:author="hon(o^^o)" w:date="2026-05-15T10:42:02Z">
                <w:pPr>
                  <w:spacing w:before="0" w:after="0" w:line="240" w:lineRule="auto"/>
                  <w:jc w:val="both"/>
                </w:pPr>
              </w:pPrChange>
            </w:pPr>
            <w:r>
              <w:rPr>
                <w:rFonts w:hint="default" w:ascii="Times New Roman Bold" w:hAnsi="Times New Roman Bold" w:eastAsia="Times New Roman" w:cs="Times New Roman Bold"/>
                <w:b/>
                <w:bCs/>
                <w:sz w:val="21"/>
                <w:szCs w:val="21"/>
              </w:rPr>
              <w:t>6</w:t>
            </w:r>
          </w:p>
        </w:tc>
        <w:tc>
          <w:tcPr>
            <w:tcW w:w="964"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3044533E">
            <w:pPr>
              <w:spacing w:before="0" w:after="0" w:line="240" w:lineRule="auto"/>
              <w:jc w:val="left"/>
              <w:rPr>
                <w:rFonts w:hint="default" w:ascii="Times New Roman Bold" w:hAnsi="Times New Roman Bold" w:eastAsia="Times New Roman" w:cs="Times New Roman Bold"/>
                <w:b/>
                <w:bCs/>
                <w:sz w:val="21"/>
                <w:szCs w:val="21"/>
              </w:rPr>
              <w:pPrChange w:id="14" w:author="hon(o^^o)" w:date="2026-05-15T10:42:02Z">
                <w:pPr>
                  <w:spacing w:before="0" w:after="0" w:line="240" w:lineRule="auto"/>
                  <w:jc w:val="both"/>
                </w:pPr>
              </w:pPrChange>
            </w:pPr>
            <w:r>
              <w:rPr>
                <w:rFonts w:hint="default" w:ascii="Times New Roman Bold" w:hAnsi="Times New Roman Bold" w:eastAsia="Times New Roman" w:cs="Times New Roman Bold"/>
                <w:b/>
                <w:bCs/>
                <w:sz w:val="21"/>
                <w:szCs w:val="21"/>
              </w:rPr>
              <w:t>8</w:t>
            </w:r>
          </w:p>
        </w:tc>
        <w:tc>
          <w:tcPr>
            <w:tcW w:w="964"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38A542B5">
            <w:pPr>
              <w:spacing w:before="0" w:after="0" w:line="240" w:lineRule="auto"/>
              <w:jc w:val="left"/>
              <w:rPr>
                <w:rFonts w:hint="default" w:ascii="Times New Roman Bold" w:hAnsi="Times New Roman Bold" w:eastAsia="Times New Roman" w:cs="Times New Roman Bold"/>
                <w:b/>
                <w:bCs/>
                <w:sz w:val="21"/>
                <w:szCs w:val="21"/>
              </w:rPr>
              <w:pPrChange w:id="15" w:author="hon(o^^o)" w:date="2026-05-15T10:42:02Z">
                <w:pPr>
                  <w:spacing w:before="0" w:after="0" w:line="240" w:lineRule="auto"/>
                  <w:jc w:val="both"/>
                </w:pPr>
              </w:pPrChange>
            </w:pPr>
            <w:r>
              <w:rPr>
                <w:rFonts w:hint="default" w:ascii="Times New Roman Bold" w:hAnsi="Times New Roman Bold" w:eastAsia="Times New Roman" w:cs="Times New Roman Bold"/>
                <w:b/>
                <w:bCs/>
                <w:sz w:val="21"/>
                <w:szCs w:val="21"/>
              </w:rPr>
              <w:t>10</w:t>
            </w:r>
          </w:p>
        </w:tc>
        <w:tc>
          <w:tcPr>
            <w:tcW w:w="964"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1675F478">
            <w:pPr>
              <w:spacing w:before="0" w:after="0" w:line="240" w:lineRule="auto"/>
              <w:jc w:val="left"/>
              <w:rPr>
                <w:rFonts w:hint="default" w:ascii="Times New Roman Bold" w:hAnsi="Times New Roman Bold" w:eastAsia="Times New Roman" w:cs="Times New Roman Bold"/>
                <w:b/>
                <w:bCs/>
                <w:sz w:val="21"/>
                <w:szCs w:val="21"/>
              </w:rPr>
              <w:pPrChange w:id="16" w:author="hon(o^^o)" w:date="2026-05-15T10:42:02Z">
                <w:pPr>
                  <w:spacing w:before="0" w:after="0" w:line="240" w:lineRule="auto"/>
                  <w:jc w:val="both"/>
                </w:pPr>
              </w:pPrChange>
            </w:pPr>
            <w:r>
              <w:rPr>
                <w:rFonts w:hint="default" w:ascii="Times New Roman Bold" w:hAnsi="Times New Roman Bold" w:eastAsia="Times New Roman" w:cs="Times New Roman Bold"/>
                <w:b/>
                <w:bCs/>
                <w:sz w:val="21"/>
                <w:szCs w:val="21"/>
              </w:rPr>
              <w:t>12</w:t>
            </w:r>
          </w:p>
        </w:tc>
        <w:tc>
          <w:tcPr>
            <w:tcW w:w="964"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6C2A0DA7">
            <w:pPr>
              <w:spacing w:before="0" w:after="0" w:line="240" w:lineRule="auto"/>
              <w:jc w:val="left"/>
              <w:rPr>
                <w:rFonts w:hint="default" w:ascii="Times New Roman Bold" w:hAnsi="Times New Roman Bold" w:eastAsia="Times New Roman" w:cs="Times New Roman Bold"/>
                <w:b/>
                <w:bCs/>
                <w:sz w:val="21"/>
                <w:szCs w:val="21"/>
              </w:rPr>
              <w:pPrChange w:id="17" w:author="hon(o^^o)" w:date="2026-05-15T10:42:02Z">
                <w:pPr>
                  <w:spacing w:before="0" w:after="0" w:line="240" w:lineRule="auto"/>
                  <w:jc w:val="both"/>
                </w:pPr>
              </w:pPrChange>
            </w:pPr>
            <w:r>
              <w:rPr>
                <w:rFonts w:hint="default" w:ascii="Times New Roman Bold" w:hAnsi="Times New Roman Bold" w:eastAsia="Times New Roman" w:cs="Times New Roman Bold"/>
                <w:b/>
                <w:bCs/>
                <w:sz w:val="21"/>
                <w:szCs w:val="21"/>
              </w:rPr>
              <w:t>14</w:t>
            </w:r>
          </w:p>
        </w:tc>
        <w:tc>
          <w:tcPr>
            <w:tcW w:w="964"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0693FB78">
            <w:pPr>
              <w:spacing w:before="0" w:after="0" w:line="240" w:lineRule="auto"/>
              <w:jc w:val="left"/>
              <w:rPr>
                <w:rFonts w:hint="default" w:ascii="Times New Roman Bold" w:hAnsi="Times New Roman Bold" w:eastAsia="Times New Roman" w:cs="Times New Roman Bold"/>
                <w:b/>
                <w:bCs/>
                <w:sz w:val="21"/>
                <w:szCs w:val="21"/>
              </w:rPr>
              <w:pPrChange w:id="18" w:author="hon(o^^o)" w:date="2026-05-15T10:42:02Z">
                <w:pPr>
                  <w:spacing w:before="0" w:after="0" w:line="240" w:lineRule="auto"/>
                  <w:jc w:val="both"/>
                </w:pPr>
              </w:pPrChange>
            </w:pPr>
            <w:r>
              <w:rPr>
                <w:rFonts w:hint="default" w:ascii="Times New Roman Bold" w:hAnsi="Times New Roman Bold" w:eastAsia="Times New Roman" w:cs="Times New Roman Bold"/>
                <w:b/>
                <w:bCs/>
                <w:sz w:val="21"/>
                <w:szCs w:val="21"/>
              </w:rPr>
              <w:t>16</w:t>
            </w:r>
          </w:p>
        </w:tc>
        <w:tc>
          <w:tcPr>
            <w:tcW w:w="964"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77C14C51">
            <w:pPr>
              <w:spacing w:before="0" w:after="0" w:line="240" w:lineRule="auto"/>
              <w:jc w:val="left"/>
              <w:rPr>
                <w:rFonts w:hint="default" w:ascii="Times New Roman Bold" w:hAnsi="Times New Roman Bold" w:eastAsia="Times New Roman" w:cs="Times New Roman Bold"/>
                <w:b/>
                <w:bCs/>
                <w:sz w:val="21"/>
                <w:szCs w:val="21"/>
              </w:rPr>
              <w:pPrChange w:id="19" w:author="hon(o^^o)" w:date="2026-05-15T10:42:02Z">
                <w:pPr>
                  <w:spacing w:before="0" w:after="0" w:line="240" w:lineRule="auto"/>
                  <w:jc w:val="both"/>
                </w:pPr>
              </w:pPrChange>
            </w:pPr>
            <w:r>
              <w:rPr>
                <w:rFonts w:hint="default" w:ascii="Times New Roman Bold" w:hAnsi="Times New Roman Bold" w:eastAsia="Times New Roman" w:cs="Times New Roman Bold"/>
                <w:b/>
                <w:bCs/>
                <w:sz w:val="21"/>
                <w:szCs w:val="21"/>
              </w:rPr>
              <w:t>18</w:t>
            </w:r>
          </w:p>
        </w:tc>
        <w:tc>
          <w:tcPr>
            <w:tcW w:w="964"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7C934D0C">
            <w:pPr>
              <w:spacing w:before="0" w:after="0" w:line="240" w:lineRule="auto"/>
              <w:jc w:val="left"/>
              <w:rPr>
                <w:rFonts w:hint="default" w:ascii="Times New Roman Bold" w:hAnsi="Times New Roman Bold" w:eastAsia="Times New Roman" w:cs="Times New Roman Bold"/>
                <w:b/>
                <w:bCs/>
                <w:sz w:val="21"/>
                <w:szCs w:val="21"/>
              </w:rPr>
              <w:pPrChange w:id="20" w:author="hon(o^^o)" w:date="2026-05-15T10:42:02Z">
                <w:pPr>
                  <w:spacing w:before="0" w:after="0" w:line="240" w:lineRule="auto"/>
                  <w:jc w:val="both"/>
                </w:pPr>
              </w:pPrChange>
            </w:pPr>
            <w:r>
              <w:rPr>
                <w:rFonts w:hint="default" w:ascii="Times New Roman Bold" w:hAnsi="Times New Roman Bold" w:eastAsia="Times New Roman" w:cs="Times New Roman Bold"/>
                <w:b/>
                <w:bCs/>
                <w:sz w:val="21"/>
                <w:szCs w:val="21"/>
              </w:rPr>
              <w:t>20</w:t>
            </w:r>
          </w:p>
        </w:tc>
      </w:tr>
      <w:tr w14:paraId="010FF0C4">
        <w:trPr>
          <w:jc w:val="center"/>
        </w:trPr>
        <w:tc>
          <w:tcPr>
            <w:tcW w:w="2107" w:type="dxa"/>
            <w:tcBorders>
              <w:top w:val="nil"/>
              <w:left w:val="nil"/>
              <w:bottom w:val="single" w:color="000000" w:sz="12" w:space="0"/>
              <w:right w:val="nil"/>
              <w:insideH w:val="nil"/>
              <w:insideV w:val="nil"/>
            </w:tcBorders>
            <w:tcMar>
              <w:top w:w="70" w:type="dxa"/>
              <w:left w:w="70" w:type="dxa"/>
              <w:bottom w:w="70" w:type="dxa"/>
              <w:right w:w="70" w:type="dxa"/>
            </w:tcMar>
          </w:tcPr>
          <w:p w14:paraId="3F50724B">
            <w:pPr>
              <w:spacing w:before="0" w:after="0" w:line="240" w:lineRule="auto"/>
              <w:jc w:val="left"/>
              <w:rPr>
                <w:rFonts w:hint="eastAsia" w:ascii="Times New Roman Regular" w:hAnsi="Times New Roman Regular" w:eastAsia="宋体" w:cs="Times New Roman Regular"/>
                <w:sz w:val="21"/>
                <w:szCs w:val="21"/>
                <w:lang w:eastAsia="zh-CN"/>
              </w:rPr>
              <w:pPrChange w:id="21" w:author="hon(o^^o)" w:date="2026-05-15T10:42:02Z">
                <w:pPr>
                  <w:spacing w:before="0" w:after="0" w:line="240" w:lineRule="auto"/>
                </w:pPr>
              </w:pPrChange>
            </w:pPr>
            <w:r>
              <w:rPr>
                <w:rFonts w:hint="default" w:ascii="Times New Roman Regular" w:hAnsi="Times New Roman Regular" w:eastAsia="Times New Roman" w:cs="Times New Roman Regular"/>
                <w:b w:val="0"/>
                <w:sz w:val="21"/>
                <w:szCs w:val="21"/>
              </w:rPr>
              <w:t>Speed</w:t>
            </w:r>
            <w:r>
              <w:rPr>
                <w:rFonts w:hint="eastAsia" w:ascii="Times New Roman Regular" w:hAnsi="Times New Roman Regular" w:eastAsia="宋体" w:cs="Times New Roman Regular"/>
                <w:b w:val="0"/>
                <w:sz w:val="21"/>
                <w:szCs w:val="21"/>
                <w:lang w:eastAsia="zh-CN"/>
              </w:rPr>
              <w:t>（</w:t>
            </w:r>
            <w:r>
              <w:rPr>
                <w:rFonts w:hint="default" w:ascii="Times New Roman Regular" w:hAnsi="Times New Roman Regular" w:eastAsia="Times New Roman" w:cs="Times New Roman Regular"/>
                <w:b w:val="0"/>
                <w:sz w:val="21"/>
                <w:szCs w:val="21"/>
              </w:rPr>
              <w:t>km/h</w:t>
            </w:r>
            <w:r>
              <w:rPr>
                <w:rFonts w:hint="eastAsia" w:ascii="Times New Roman Regular" w:hAnsi="Times New Roman Regular" w:eastAsia="宋体" w:cs="Times New Roman Regular"/>
                <w:b w:val="0"/>
                <w:sz w:val="21"/>
                <w:szCs w:val="21"/>
                <w:lang w:eastAsia="zh-CN"/>
              </w:rPr>
              <w:t>）</w:t>
            </w:r>
          </w:p>
        </w:tc>
        <w:tc>
          <w:tcPr>
            <w:tcW w:w="964" w:type="dxa"/>
            <w:tcBorders>
              <w:top w:val="nil"/>
              <w:left w:val="nil"/>
              <w:bottom w:val="single" w:color="000000" w:sz="12" w:space="0"/>
              <w:right w:val="nil"/>
              <w:insideH w:val="nil"/>
              <w:insideV w:val="nil"/>
            </w:tcBorders>
            <w:tcMar>
              <w:top w:w="70" w:type="dxa"/>
              <w:left w:w="70" w:type="dxa"/>
              <w:bottom w:w="70" w:type="dxa"/>
              <w:right w:w="70" w:type="dxa"/>
            </w:tcMar>
          </w:tcPr>
          <w:p w14:paraId="4F769BAE">
            <w:pPr>
              <w:spacing w:before="0" w:after="0" w:line="240" w:lineRule="auto"/>
              <w:jc w:val="left"/>
              <w:rPr>
                <w:rFonts w:hint="default" w:ascii="Times New Roman Regular" w:hAnsi="Times New Roman Regular" w:cs="Times New Roman Regular"/>
                <w:sz w:val="21"/>
                <w:szCs w:val="21"/>
              </w:rPr>
              <w:pPrChange w:id="22" w:author="hon(o^^o)" w:date="2026-05-15T10:42:02Z">
                <w:pPr>
                  <w:spacing w:before="0" w:after="0" w:line="240" w:lineRule="auto"/>
                  <w:jc w:val="center"/>
                </w:pPr>
              </w:pPrChange>
            </w:pPr>
            <w:r>
              <w:rPr>
                <w:rFonts w:hint="default" w:ascii="Times New Roman Regular" w:hAnsi="Times New Roman Regular" w:eastAsia="Times New Roman" w:cs="Times New Roman Regular"/>
                <w:b w:val="0"/>
                <w:sz w:val="21"/>
                <w:szCs w:val="21"/>
              </w:rPr>
              <w:t>106</w:t>
            </w:r>
          </w:p>
        </w:tc>
        <w:tc>
          <w:tcPr>
            <w:tcW w:w="964" w:type="dxa"/>
            <w:tcBorders>
              <w:top w:val="nil"/>
              <w:left w:val="nil"/>
              <w:bottom w:val="single" w:color="000000" w:sz="12" w:space="0"/>
              <w:right w:val="nil"/>
              <w:insideH w:val="nil"/>
              <w:insideV w:val="nil"/>
            </w:tcBorders>
            <w:tcMar>
              <w:top w:w="70" w:type="dxa"/>
              <w:left w:w="70" w:type="dxa"/>
              <w:bottom w:w="70" w:type="dxa"/>
              <w:right w:w="70" w:type="dxa"/>
            </w:tcMar>
          </w:tcPr>
          <w:p w14:paraId="1FB8785D">
            <w:pPr>
              <w:spacing w:before="0" w:after="0" w:line="240" w:lineRule="auto"/>
              <w:jc w:val="left"/>
              <w:rPr>
                <w:rFonts w:hint="default" w:ascii="Times New Roman Regular" w:hAnsi="Times New Roman Regular" w:cs="Times New Roman Regular"/>
                <w:sz w:val="21"/>
                <w:szCs w:val="21"/>
              </w:rPr>
              <w:pPrChange w:id="23" w:author="hon(o^^o)" w:date="2026-05-15T10:42:02Z">
                <w:pPr>
                  <w:spacing w:before="0" w:after="0" w:line="240" w:lineRule="auto"/>
                  <w:jc w:val="center"/>
                </w:pPr>
              </w:pPrChange>
            </w:pPr>
            <w:r>
              <w:rPr>
                <w:rFonts w:hint="default" w:ascii="Times New Roman Regular" w:hAnsi="Times New Roman Regular" w:eastAsia="Times New Roman" w:cs="Times New Roman Regular"/>
                <w:b w:val="0"/>
                <w:sz w:val="21"/>
                <w:szCs w:val="21"/>
              </w:rPr>
              <w:t>80</w:t>
            </w:r>
          </w:p>
        </w:tc>
        <w:tc>
          <w:tcPr>
            <w:tcW w:w="964" w:type="dxa"/>
            <w:tcBorders>
              <w:top w:val="nil"/>
              <w:left w:val="nil"/>
              <w:bottom w:val="single" w:color="000000" w:sz="12" w:space="0"/>
              <w:right w:val="nil"/>
              <w:insideH w:val="nil"/>
              <w:insideV w:val="nil"/>
            </w:tcBorders>
            <w:tcMar>
              <w:top w:w="70" w:type="dxa"/>
              <w:left w:w="70" w:type="dxa"/>
              <w:bottom w:w="70" w:type="dxa"/>
              <w:right w:w="70" w:type="dxa"/>
            </w:tcMar>
          </w:tcPr>
          <w:p w14:paraId="1177314D">
            <w:pPr>
              <w:spacing w:before="0" w:after="0" w:line="240" w:lineRule="auto"/>
              <w:jc w:val="left"/>
              <w:rPr>
                <w:rFonts w:hint="default" w:ascii="Times New Roman Regular" w:hAnsi="Times New Roman Regular" w:cs="Times New Roman Regular"/>
                <w:sz w:val="21"/>
                <w:szCs w:val="21"/>
              </w:rPr>
              <w:pPrChange w:id="24" w:author="hon(o^^o)" w:date="2026-05-15T10:42:02Z">
                <w:pPr>
                  <w:spacing w:before="0" w:after="0" w:line="240" w:lineRule="auto"/>
                  <w:jc w:val="center"/>
                </w:pPr>
              </w:pPrChange>
            </w:pPr>
            <w:r>
              <w:rPr>
                <w:rFonts w:hint="default" w:ascii="Times New Roman Regular" w:hAnsi="Times New Roman Regular" w:eastAsia="Times New Roman" w:cs="Times New Roman Regular"/>
                <w:b w:val="0"/>
                <w:sz w:val="21"/>
                <w:szCs w:val="21"/>
              </w:rPr>
              <w:t>64</w:t>
            </w:r>
          </w:p>
        </w:tc>
        <w:tc>
          <w:tcPr>
            <w:tcW w:w="964" w:type="dxa"/>
            <w:tcBorders>
              <w:top w:val="nil"/>
              <w:left w:val="nil"/>
              <w:bottom w:val="single" w:color="000000" w:sz="12" w:space="0"/>
              <w:right w:val="nil"/>
              <w:insideH w:val="nil"/>
              <w:insideV w:val="nil"/>
            </w:tcBorders>
            <w:tcMar>
              <w:top w:w="70" w:type="dxa"/>
              <w:left w:w="70" w:type="dxa"/>
              <w:bottom w:w="70" w:type="dxa"/>
              <w:right w:w="70" w:type="dxa"/>
            </w:tcMar>
          </w:tcPr>
          <w:p w14:paraId="656C51A9">
            <w:pPr>
              <w:spacing w:before="0" w:after="0" w:line="240" w:lineRule="auto"/>
              <w:jc w:val="left"/>
              <w:rPr>
                <w:rFonts w:hint="default" w:ascii="Times New Roman Regular" w:hAnsi="Times New Roman Regular" w:cs="Times New Roman Regular"/>
                <w:sz w:val="21"/>
                <w:szCs w:val="21"/>
              </w:rPr>
              <w:pPrChange w:id="25" w:author="hon(o^^o)" w:date="2026-05-15T10:42:02Z">
                <w:pPr>
                  <w:spacing w:before="0" w:after="0" w:line="240" w:lineRule="auto"/>
                  <w:jc w:val="center"/>
                </w:pPr>
              </w:pPrChange>
            </w:pPr>
            <w:r>
              <w:rPr>
                <w:rFonts w:hint="default" w:ascii="Times New Roman Regular" w:hAnsi="Times New Roman Regular" w:eastAsia="Times New Roman" w:cs="Times New Roman Regular"/>
                <w:b w:val="0"/>
                <w:sz w:val="21"/>
                <w:szCs w:val="21"/>
              </w:rPr>
              <w:t>53</w:t>
            </w:r>
          </w:p>
        </w:tc>
        <w:tc>
          <w:tcPr>
            <w:tcW w:w="964" w:type="dxa"/>
            <w:tcBorders>
              <w:top w:val="nil"/>
              <w:left w:val="nil"/>
              <w:bottom w:val="single" w:color="000000" w:sz="12" w:space="0"/>
              <w:right w:val="nil"/>
              <w:insideH w:val="nil"/>
              <w:insideV w:val="nil"/>
            </w:tcBorders>
            <w:tcMar>
              <w:top w:w="70" w:type="dxa"/>
              <w:left w:w="70" w:type="dxa"/>
              <w:bottom w:w="70" w:type="dxa"/>
              <w:right w:w="70" w:type="dxa"/>
            </w:tcMar>
          </w:tcPr>
          <w:p w14:paraId="1056DE9A">
            <w:pPr>
              <w:spacing w:before="0" w:after="0" w:line="240" w:lineRule="auto"/>
              <w:jc w:val="left"/>
              <w:rPr>
                <w:rFonts w:hint="default" w:ascii="Times New Roman Regular" w:hAnsi="Times New Roman Regular" w:cs="Times New Roman Regular"/>
                <w:sz w:val="21"/>
                <w:szCs w:val="21"/>
              </w:rPr>
              <w:pPrChange w:id="26" w:author="hon(o^^o)" w:date="2026-05-15T10:42:02Z">
                <w:pPr>
                  <w:spacing w:before="0" w:after="0" w:line="240" w:lineRule="auto"/>
                  <w:jc w:val="center"/>
                </w:pPr>
              </w:pPrChange>
            </w:pPr>
            <w:r>
              <w:rPr>
                <w:rFonts w:hint="default" w:ascii="Times New Roman Regular" w:hAnsi="Times New Roman Regular" w:eastAsia="Times New Roman" w:cs="Times New Roman Regular"/>
                <w:b w:val="0"/>
                <w:sz w:val="21"/>
                <w:szCs w:val="21"/>
              </w:rPr>
              <w:t>46</w:t>
            </w:r>
          </w:p>
        </w:tc>
        <w:tc>
          <w:tcPr>
            <w:tcW w:w="964" w:type="dxa"/>
            <w:tcBorders>
              <w:top w:val="nil"/>
              <w:left w:val="nil"/>
              <w:bottom w:val="single" w:color="000000" w:sz="12" w:space="0"/>
              <w:right w:val="nil"/>
              <w:insideH w:val="nil"/>
              <w:insideV w:val="nil"/>
            </w:tcBorders>
            <w:tcMar>
              <w:top w:w="70" w:type="dxa"/>
              <w:left w:w="70" w:type="dxa"/>
              <w:bottom w:w="70" w:type="dxa"/>
              <w:right w:w="70" w:type="dxa"/>
            </w:tcMar>
          </w:tcPr>
          <w:p w14:paraId="3351812B">
            <w:pPr>
              <w:spacing w:before="0" w:after="0" w:line="240" w:lineRule="auto"/>
              <w:jc w:val="left"/>
              <w:rPr>
                <w:rFonts w:hint="default" w:ascii="Times New Roman Regular" w:hAnsi="Times New Roman Regular" w:cs="Times New Roman Regular"/>
                <w:sz w:val="21"/>
                <w:szCs w:val="21"/>
              </w:rPr>
              <w:pPrChange w:id="27" w:author="hon(o^^o)" w:date="2026-05-15T10:42:02Z">
                <w:pPr>
                  <w:spacing w:before="0" w:after="0" w:line="240" w:lineRule="auto"/>
                  <w:jc w:val="center"/>
                </w:pPr>
              </w:pPrChange>
            </w:pPr>
            <w:r>
              <w:rPr>
                <w:rFonts w:hint="default" w:ascii="Times New Roman Regular" w:hAnsi="Times New Roman Regular" w:eastAsia="Times New Roman" w:cs="Times New Roman Regular"/>
                <w:b w:val="0"/>
                <w:sz w:val="21"/>
                <w:szCs w:val="21"/>
              </w:rPr>
              <w:t>40</w:t>
            </w:r>
          </w:p>
        </w:tc>
        <w:tc>
          <w:tcPr>
            <w:tcW w:w="964" w:type="dxa"/>
            <w:tcBorders>
              <w:top w:val="nil"/>
              <w:left w:val="nil"/>
              <w:bottom w:val="single" w:color="000000" w:sz="12" w:space="0"/>
              <w:right w:val="nil"/>
              <w:insideH w:val="nil"/>
              <w:insideV w:val="nil"/>
            </w:tcBorders>
            <w:tcMar>
              <w:top w:w="70" w:type="dxa"/>
              <w:left w:w="70" w:type="dxa"/>
              <w:bottom w:w="70" w:type="dxa"/>
              <w:right w:w="70" w:type="dxa"/>
            </w:tcMar>
          </w:tcPr>
          <w:p w14:paraId="377C0DBE">
            <w:pPr>
              <w:spacing w:before="0" w:after="0" w:line="240" w:lineRule="auto"/>
              <w:jc w:val="left"/>
              <w:rPr>
                <w:rFonts w:hint="default" w:ascii="Times New Roman Regular" w:hAnsi="Times New Roman Regular" w:cs="Times New Roman Regular"/>
                <w:sz w:val="21"/>
                <w:szCs w:val="21"/>
              </w:rPr>
              <w:pPrChange w:id="28" w:author="hon(o^^o)" w:date="2026-05-15T10:42:02Z">
                <w:pPr>
                  <w:spacing w:before="0" w:after="0" w:line="240" w:lineRule="auto"/>
                  <w:jc w:val="center"/>
                </w:pPr>
              </w:pPrChange>
            </w:pPr>
            <w:r>
              <w:rPr>
                <w:rFonts w:hint="default" w:ascii="Times New Roman Regular" w:hAnsi="Times New Roman Regular" w:eastAsia="Times New Roman" w:cs="Times New Roman Regular"/>
                <w:b w:val="0"/>
                <w:sz w:val="21"/>
                <w:szCs w:val="21"/>
              </w:rPr>
              <w:t>35</w:t>
            </w:r>
          </w:p>
        </w:tc>
        <w:tc>
          <w:tcPr>
            <w:tcW w:w="964" w:type="dxa"/>
            <w:tcBorders>
              <w:top w:val="nil"/>
              <w:left w:val="nil"/>
              <w:bottom w:val="single" w:color="000000" w:sz="12" w:space="0"/>
              <w:right w:val="nil"/>
              <w:insideH w:val="nil"/>
              <w:insideV w:val="nil"/>
            </w:tcBorders>
            <w:tcMar>
              <w:top w:w="70" w:type="dxa"/>
              <w:left w:w="70" w:type="dxa"/>
              <w:bottom w:w="70" w:type="dxa"/>
              <w:right w:w="70" w:type="dxa"/>
            </w:tcMar>
          </w:tcPr>
          <w:p w14:paraId="62ACE5BD">
            <w:pPr>
              <w:spacing w:before="0" w:after="0" w:line="240" w:lineRule="auto"/>
              <w:jc w:val="left"/>
              <w:rPr>
                <w:rFonts w:hint="default" w:ascii="Times New Roman Regular" w:hAnsi="Times New Roman Regular" w:cs="Times New Roman Regular"/>
                <w:sz w:val="21"/>
                <w:szCs w:val="21"/>
              </w:rPr>
              <w:pPrChange w:id="29" w:author="hon(o^^o)" w:date="2026-05-15T10:42:02Z">
                <w:pPr>
                  <w:spacing w:before="0" w:after="0" w:line="240" w:lineRule="auto"/>
                  <w:jc w:val="center"/>
                </w:pPr>
              </w:pPrChange>
            </w:pPr>
            <w:r>
              <w:rPr>
                <w:rFonts w:hint="default" w:ascii="Times New Roman Regular" w:hAnsi="Times New Roman Regular" w:eastAsia="Times New Roman" w:cs="Times New Roman Regular"/>
                <w:b w:val="0"/>
                <w:sz w:val="21"/>
                <w:szCs w:val="21"/>
              </w:rPr>
              <w:t>32</w:t>
            </w:r>
          </w:p>
        </w:tc>
      </w:tr>
      <w:bookmarkEnd w:id="0"/>
    </w:tbl>
    <w:p w14:paraId="638E7093">
      <w:pPr>
        <w:rPr>
          <w:rFonts w:hint="default" w:ascii="Times New Roman Regular" w:hAnsi="Times New Roman Regular" w:cs="Times New Roman Regular"/>
          <w:sz w:val="21"/>
          <w:szCs w:val="21"/>
        </w:rPr>
      </w:pPr>
    </w:p>
    <w:p w14:paraId="1367D5D3">
      <w:pPr>
        <w:spacing w:after="100" w:line="252"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The lookup table follows observed vehicle speeds on unpaved roads in sub-Saharan Africa reported in the HDM-4 calibration literature (Bennett and Paterson 2000, Vol. 5). Greater roughness lowers speed because drivers slow down to maintain vehicle control and limit damage. The lower anchor (IRI = 6 m km-1, speed = 106 km h-1) represents a newly graded gravel road. The upper anchor (IRI = 20 m km-1, speed = 32 km h-1) represents a severely degraded surface near the limit of normal vehicle passability. IRI values outside [6, 20] were clipped to the nearest endpoint before interpolation.</w:t>
      </w:r>
    </w:p>
    <w:p w14:paraId="0BEE268C">
      <w:pPr>
        <w:spacing w:after="100" w:line="252"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Free-flow speed is appropriate here because rural unpaved roads in Africa generally operate below capacity. On these segments, surface condition, rather than congestion, dominates travel time.</w:t>
      </w:r>
    </w:p>
    <w:p w14:paraId="56975190">
      <w:pPr>
        <w:spacing w:after="100" w:line="252" w:lineRule="auto"/>
        <w:rPr>
          <w:rFonts w:hint="default" w:ascii="Times New Roman" w:hAnsi="Times New Roman" w:eastAsia="Times New Roman"/>
          <w:b/>
          <w:sz w:val="24"/>
        </w:rPr>
      </w:pPr>
      <w:r>
        <w:rPr>
          <w:rFonts w:hint="default" w:ascii="Times New Roman" w:hAnsi="Times New Roman" w:eastAsia="Times New Roman"/>
          <w:b/>
          <w:sz w:val="24"/>
        </w:rPr>
        <w:t>Supplementary Methods S4. Robustness of extreme-climate scenario construction</w:t>
      </w:r>
    </w:p>
    <w:p w14:paraId="4825D021">
      <w:pPr>
        <w:spacing w:after="100" w:line="252"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The main analysis defines the adverse-climate state using high precipitation and high soil-moisture conditions. To test whether the headline results depend on this construction, we varied the precipitation percentile, the soil-moisture threshold and the passability penalty function.</w:t>
      </w:r>
    </w:p>
    <w:p w14:paraId="3B612EE4">
      <w:pPr>
        <w:spacing w:after="100" w:line="252"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Precipitation percentiles were varied across P90, P95, P97.5 and P99. Soil-moisture thresholds were varied across P70, P75 and P80. We compared proportional penalties, binary threshold blockage and smooth bounded penalties, including capped-linear and logistic forms.</w:t>
      </w:r>
    </w:p>
    <w:p w14:paraId="354E2FAA">
      <w:pPr>
        <w:spacing w:after="100" w:line="252"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For each scenario, we evaluated the continent-scale amplification factor, the health-access headline metrics and the targeted-paving recovery rate. The continent-scale amplification factor was recomputed using the cached Africa graph checkpoint. The health-access and recovery outcomes were evaluated using cached headline outputs and scenario-severity scaling, so these should be interpreted as a screening robustness check rather than a full rerun of every downstream pipeline.</w:t>
      </w:r>
    </w:p>
    <w:p w14:paraId="2EAC5979">
      <w:pPr>
        <w:spacing w:after="100" w:line="252" w:lineRule="auto"/>
        <w:rPr>
          <w:rFonts w:hint="default" w:ascii="Times New Roman" w:hAnsi="Times New Roman" w:eastAsia="Times New Roman"/>
          <w:b/>
          <w:sz w:val="22"/>
        </w:rPr>
      </w:pPr>
      <w:r>
        <w:rPr>
          <w:rFonts w:hint="default" w:ascii="Times New Roman" w:hAnsi="Times New Roman" w:eastAsia="Times New Roman"/>
          <w:b/>
          <w:sz w:val="22"/>
        </w:rPr>
        <w:t>Table S4. Continuous extreme-climate construction sensitivity</w:t>
      </w:r>
    </w:p>
    <w:tbl>
      <w:tblPr>
        <w:tblStyle w:val="32"/>
        <w:tblW w:w="0" w:type="auto"/>
        <w:tblInd w:w="0" w:type="dxa"/>
        <w:tblLayout w:type="autofit"/>
        <w:tblCellMar>
          <w:top w:w="0" w:type="dxa"/>
          <w:left w:w="108" w:type="dxa"/>
          <w:bottom w:w="0" w:type="dxa"/>
          <w:right w:w="108" w:type="dxa"/>
        </w:tblCellMar>
      </w:tblPr>
      <w:tblGrid>
        <w:gridCol w:w="1332"/>
        <w:gridCol w:w="1332"/>
        <w:gridCol w:w="1377"/>
        <w:gridCol w:w="1332"/>
        <w:gridCol w:w="1332"/>
        <w:gridCol w:w="1332"/>
        <w:gridCol w:w="1332"/>
        <w:gridCol w:w="1332"/>
      </w:tblGrid>
      <w:tr w14:paraId="4A914414">
        <w:trPr>
          <w:tblHeader/>
        </w:trPr>
        <w:tc>
          <w:tcPr>
            <w:tcW w:w="133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48717CFF">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Precip.</w:t>
            </w:r>
          </w:p>
        </w:tc>
        <w:tc>
          <w:tcPr>
            <w:tcW w:w="133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62AA5D5D">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Soil</w:t>
            </w:r>
          </w:p>
        </w:tc>
        <w:tc>
          <w:tcPr>
            <w:tcW w:w="133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507BFA22">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Amplification</w:t>
            </w:r>
          </w:p>
        </w:tc>
        <w:tc>
          <w:tcPr>
            <w:tcW w:w="133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7E2F64E6">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1h loss (%)</w:t>
            </w:r>
          </w:p>
        </w:tc>
        <w:tc>
          <w:tcPr>
            <w:tcW w:w="133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3516C1C2">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Mean TGR</w:t>
            </w:r>
          </w:p>
        </w:tc>
        <w:tc>
          <w:tcPr>
            <w:tcW w:w="133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641C3CF2">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Recovery 0.1% (%)</w:t>
            </w:r>
          </w:p>
        </w:tc>
        <w:tc>
          <w:tcPr>
            <w:tcW w:w="133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0AE98173">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Recovery 1% (%)</w:t>
            </w:r>
          </w:p>
        </w:tc>
        <w:tc>
          <w:tcPr>
            <w:tcW w:w="133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1AC9FE3C">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Top-25 Jaccard</w:t>
            </w:r>
          </w:p>
        </w:tc>
      </w:tr>
      <w:tr w14:paraId="6A7B9C17">
        <w:tc>
          <w:tcPr>
            <w:tcW w:w="1332" w:type="dxa"/>
            <w:tcBorders>
              <w:top w:val="nil"/>
              <w:left w:val="nil"/>
              <w:bottom w:val="nil"/>
              <w:right w:val="nil"/>
              <w:insideH w:val="nil"/>
              <w:insideV w:val="nil"/>
            </w:tcBorders>
            <w:tcMar>
              <w:top w:w="70" w:type="dxa"/>
              <w:left w:w="70" w:type="dxa"/>
              <w:bottom w:w="70" w:type="dxa"/>
              <w:right w:w="70" w:type="dxa"/>
            </w:tcMar>
          </w:tcPr>
          <w:p w14:paraId="6C77237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P90</w:t>
            </w:r>
          </w:p>
        </w:tc>
        <w:tc>
          <w:tcPr>
            <w:tcW w:w="1332" w:type="dxa"/>
            <w:tcBorders>
              <w:top w:val="nil"/>
              <w:left w:val="nil"/>
              <w:bottom w:val="nil"/>
              <w:right w:val="nil"/>
              <w:insideH w:val="nil"/>
              <w:insideV w:val="nil"/>
            </w:tcBorders>
            <w:tcMar>
              <w:top w:w="70" w:type="dxa"/>
              <w:left w:w="70" w:type="dxa"/>
              <w:bottom w:w="70" w:type="dxa"/>
              <w:right w:w="70" w:type="dxa"/>
            </w:tcMar>
          </w:tcPr>
          <w:p w14:paraId="396BE60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P70</w:t>
            </w:r>
          </w:p>
        </w:tc>
        <w:tc>
          <w:tcPr>
            <w:tcW w:w="1332" w:type="dxa"/>
            <w:tcBorders>
              <w:top w:val="nil"/>
              <w:left w:val="nil"/>
              <w:bottom w:val="nil"/>
              <w:right w:val="nil"/>
              <w:insideH w:val="nil"/>
              <w:insideV w:val="nil"/>
            </w:tcBorders>
            <w:tcMar>
              <w:top w:w="70" w:type="dxa"/>
              <w:left w:w="70" w:type="dxa"/>
              <w:bottom w:w="70" w:type="dxa"/>
              <w:right w:w="70" w:type="dxa"/>
            </w:tcMar>
          </w:tcPr>
          <w:p w14:paraId="58B6F36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1.192</w:t>
            </w:r>
          </w:p>
        </w:tc>
        <w:tc>
          <w:tcPr>
            <w:tcW w:w="1332" w:type="dxa"/>
            <w:tcBorders>
              <w:top w:val="nil"/>
              <w:left w:val="nil"/>
              <w:bottom w:val="nil"/>
              <w:right w:val="nil"/>
              <w:insideH w:val="nil"/>
              <w:insideV w:val="nil"/>
            </w:tcBorders>
            <w:tcMar>
              <w:top w:w="70" w:type="dxa"/>
              <w:left w:w="70" w:type="dxa"/>
              <w:bottom w:w="70" w:type="dxa"/>
              <w:right w:w="70" w:type="dxa"/>
            </w:tcMar>
          </w:tcPr>
          <w:p w14:paraId="7926D1A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4.23</w:t>
            </w:r>
          </w:p>
        </w:tc>
        <w:tc>
          <w:tcPr>
            <w:tcW w:w="1332" w:type="dxa"/>
            <w:tcBorders>
              <w:top w:val="nil"/>
              <w:left w:val="nil"/>
              <w:bottom w:val="nil"/>
              <w:right w:val="nil"/>
              <w:insideH w:val="nil"/>
              <w:insideV w:val="nil"/>
            </w:tcBorders>
            <w:tcMar>
              <w:top w:w="70" w:type="dxa"/>
              <w:left w:w="70" w:type="dxa"/>
              <w:bottom w:w="70" w:type="dxa"/>
              <w:right w:w="70" w:type="dxa"/>
            </w:tcMar>
          </w:tcPr>
          <w:p w14:paraId="560298C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17.87</w:t>
            </w:r>
          </w:p>
        </w:tc>
        <w:tc>
          <w:tcPr>
            <w:tcW w:w="1332" w:type="dxa"/>
            <w:tcBorders>
              <w:top w:val="nil"/>
              <w:left w:val="nil"/>
              <w:bottom w:val="nil"/>
              <w:right w:val="nil"/>
              <w:insideH w:val="nil"/>
              <w:insideV w:val="nil"/>
            </w:tcBorders>
            <w:tcMar>
              <w:top w:w="70" w:type="dxa"/>
              <w:left w:w="70" w:type="dxa"/>
              <w:bottom w:w="70" w:type="dxa"/>
              <w:right w:w="70" w:type="dxa"/>
            </w:tcMar>
          </w:tcPr>
          <w:p w14:paraId="10670FC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71.73</w:t>
            </w:r>
          </w:p>
        </w:tc>
        <w:tc>
          <w:tcPr>
            <w:tcW w:w="1332" w:type="dxa"/>
            <w:tcBorders>
              <w:top w:val="nil"/>
              <w:left w:val="nil"/>
              <w:bottom w:val="nil"/>
              <w:right w:val="nil"/>
              <w:insideH w:val="nil"/>
              <w:insideV w:val="nil"/>
            </w:tcBorders>
            <w:tcMar>
              <w:top w:w="70" w:type="dxa"/>
              <w:left w:w="70" w:type="dxa"/>
              <w:bottom w:w="70" w:type="dxa"/>
              <w:right w:w="70" w:type="dxa"/>
            </w:tcMar>
          </w:tcPr>
          <w:p w14:paraId="366CE66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91.16</w:t>
            </w:r>
          </w:p>
        </w:tc>
        <w:tc>
          <w:tcPr>
            <w:tcW w:w="1332" w:type="dxa"/>
            <w:tcBorders>
              <w:top w:val="nil"/>
              <w:left w:val="nil"/>
              <w:bottom w:val="nil"/>
              <w:right w:val="nil"/>
              <w:insideH w:val="nil"/>
              <w:insideV w:val="nil"/>
            </w:tcBorders>
            <w:tcMar>
              <w:top w:w="70" w:type="dxa"/>
              <w:left w:w="70" w:type="dxa"/>
              <w:bottom w:w="70" w:type="dxa"/>
              <w:right w:w="70" w:type="dxa"/>
            </w:tcMar>
          </w:tcPr>
          <w:p w14:paraId="10EACFA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w:t>
            </w:r>
          </w:p>
        </w:tc>
      </w:tr>
      <w:tr w14:paraId="76B55BFA">
        <w:tc>
          <w:tcPr>
            <w:tcW w:w="1332" w:type="dxa"/>
            <w:tcBorders>
              <w:top w:val="nil"/>
              <w:left w:val="nil"/>
              <w:bottom w:val="nil"/>
              <w:right w:val="nil"/>
              <w:insideH w:val="nil"/>
              <w:insideV w:val="nil"/>
            </w:tcBorders>
            <w:tcMar>
              <w:top w:w="70" w:type="dxa"/>
              <w:left w:w="70" w:type="dxa"/>
              <w:bottom w:w="70" w:type="dxa"/>
              <w:right w:w="70" w:type="dxa"/>
            </w:tcMar>
          </w:tcPr>
          <w:p w14:paraId="2BC1133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P90</w:t>
            </w:r>
          </w:p>
        </w:tc>
        <w:tc>
          <w:tcPr>
            <w:tcW w:w="1332" w:type="dxa"/>
            <w:tcBorders>
              <w:top w:val="nil"/>
              <w:left w:val="nil"/>
              <w:bottom w:val="nil"/>
              <w:right w:val="nil"/>
              <w:insideH w:val="nil"/>
              <w:insideV w:val="nil"/>
            </w:tcBorders>
            <w:tcMar>
              <w:top w:w="70" w:type="dxa"/>
              <w:left w:w="70" w:type="dxa"/>
              <w:bottom w:w="70" w:type="dxa"/>
              <w:right w:w="70" w:type="dxa"/>
            </w:tcMar>
          </w:tcPr>
          <w:p w14:paraId="3647554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P75</w:t>
            </w:r>
          </w:p>
        </w:tc>
        <w:tc>
          <w:tcPr>
            <w:tcW w:w="1332" w:type="dxa"/>
            <w:tcBorders>
              <w:top w:val="nil"/>
              <w:left w:val="nil"/>
              <w:bottom w:val="nil"/>
              <w:right w:val="nil"/>
              <w:insideH w:val="nil"/>
              <w:insideV w:val="nil"/>
            </w:tcBorders>
            <w:tcMar>
              <w:top w:w="70" w:type="dxa"/>
              <w:left w:w="70" w:type="dxa"/>
              <w:bottom w:w="70" w:type="dxa"/>
              <w:right w:w="70" w:type="dxa"/>
            </w:tcMar>
          </w:tcPr>
          <w:p w14:paraId="0FF3CF5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1.200</w:t>
            </w:r>
          </w:p>
        </w:tc>
        <w:tc>
          <w:tcPr>
            <w:tcW w:w="1332" w:type="dxa"/>
            <w:tcBorders>
              <w:top w:val="nil"/>
              <w:left w:val="nil"/>
              <w:bottom w:val="nil"/>
              <w:right w:val="nil"/>
              <w:insideH w:val="nil"/>
              <w:insideV w:val="nil"/>
            </w:tcBorders>
            <w:tcMar>
              <w:top w:w="70" w:type="dxa"/>
              <w:left w:w="70" w:type="dxa"/>
              <w:bottom w:w="70" w:type="dxa"/>
              <w:right w:w="70" w:type="dxa"/>
            </w:tcMar>
          </w:tcPr>
          <w:p w14:paraId="054C8A4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3.86</w:t>
            </w:r>
          </w:p>
        </w:tc>
        <w:tc>
          <w:tcPr>
            <w:tcW w:w="1332" w:type="dxa"/>
            <w:tcBorders>
              <w:top w:val="nil"/>
              <w:left w:val="nil"/>
              <w:bottom w:val="nil"/>
              <w:right w:val="nil"/>
              <w:insideH w:val="nil"/>
              <w:insideV w:val="nil"/>
            </w:tcBorders>
            <w:tcMar>
              <w:top w:w="70" w:type="dxa"/>
              <w:left w:w="70" w:type="dxa"/>
              <w:bottom w:w="70" w:type="dxa"/>
              <w:right w:w="70" w:type="dxa"/>
            </w:tcMar>
          </w:tcPr>
          <w:p w14:paraId="3453E83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17.85</w:t>
            </w:r>
          </w:p>
        </w:tc>
        <w:tc>
          <w:tcPr>
            <w:tcW w:w="1332" w:type="dxa"/>
            <w:tcBorders>
              <w:top w:val="nil"/>
              <w:left w:val="nil"/>
              <w:bottom w:val="nil"/>
              <w:right w:val="nil"/>
              <w:insideH w:val="nil"/>
              <w:insideV w:val="nil"/>
            </w:tcBorders>
            <w:tcMar>
              <w:top w:w="70" w:type="dxa"/>
              <w:left w:w="70" w:type="dxa"/>
              <w:bottom w:w="70" w:type="dxa"/>
              <w:right w:w="70" w:type="dxa"/>
            </w:tcMar>
          </w:tcPr>
          <w:p w14:paraId="7BF305B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71.73</w:t>
            </w:r>
          </w:p>
        </w:tc>
        <w:tc>
          <w:tcPr>
            <w:tcW w:w="1332" w:type="dxa"/>
            <w:tcBorders>
              <w:top w:val="nil"/>
              <w:left w:val="nil"/>
              <w:bottom w:val="nil"/>
              <w:right w:val="nil"/>
              <w:insideH w:val="nil"/>
              <w:insideV w:val="nil"/>
            </w:tcBorders>
            <w:tcMar>
              <w:top w:w="70" w:type="dxa"/>
              <w:left w:w="70" w:type="dxa"/>
              <w:bottom w:w="70" w:type="dxa"/>
              <w:right w:w="70" w:type="dxa"/>
            </w:tcMar>
          </w:tcPr>
          <w:p w14:paraId="40D2B6D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91.16</w:t>
            </w:r>
          </w:p>
        </w:tc>
        <w:tc>
          <w:tcPr>
            <w:tcW w:w="1332" w:type="dxa"/>
            <w:tcBorders>
              <w:top w:val="nil"/>
              <w:left w:val="nil"/>
              <w:bottom w:val="nil"/>
              <w:right w:val="nil"/>
              <w:insideH w:val="nil"/>
              <w:insideV w:val="nil"/>
            </w:tcBorders>
            <w:tcMar>
              <w:top w:w="70" w:type="dxa"/>
              <w:left w:w="70" w:type="dxa"/>
              <w:bottom w:w="70" w:type="dxa"/>
              <w:right w:w="70" w:type="dxa"/>
            </w:tcMar>
          </w:tcPr>
          <w:p w14:paraId="7E8C7F5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w:t>
            </w:r>
          </w:p>
        </w:tc>
      </w:tr>
      <w:tr w14:paraId="06BC2F87">
        <w:tc>
          <w:tcPr>
            <w:tcW w:w="1332" w:type="dxa"/>
            <w:tcBorders>
              <w:top w:val="nil"/>
              <w:left w:val="nil"/>
              <w:bottom w:val="nil"/>
              <w:right w:val="nil"/>
              <w:insideH w:val="nil"/>
              <w:insideV w:val="nil"/>
            </w:tcBorders>
            <w:tcMar>
              <w:top w:w="70" w:type="dxa"/>
              <w:left w:w="70" w:type="dxa"/>
              <w:bottom w:w="70" w:type="dxa"/>
              <w:right w:w="70" w:type="dxa"/>
            </w:tcMar>
          </w:tcPr>
          <w:p w14:paraId="080FEB9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P90</w:t>
            </w:r>
          </w:p>
        </w:tc>
        <w:tc>
          <w:tcPr>
            <w:tcW w:w="1332" w:type="dxa"/>
            <w:tcBorders>
              <w:top w:val="nil"/>
              <w:left w:val="nil"/>
              <w:bottom w:val="nil"/>
              <w:right w:val="nil"/>
              <w:insideH w:val="nil"/>
              <w:insideV w:val="nil"/>
            </w:tcBorders>
            <w:tcMar>
              <w:top w:w="70" w:type="dxa"/>
              <w:left w:w="70" w:type="dxa"/>
              <w:bottom w:w="70" w:type="dxa"/>
              <w:right w:w="70" w:type="dxa"/>
            </w:tcMar>
          </w:tcPr>
          <w:p w14:paraId="299176C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P80</w:t>
            </w:r>
          </w:p>
        </w:tc>
        <w:tc>
          <w:tcPr>
            <w:tcW w:w="1332" w:type="dxa"/>
            <w:tcBorders>
              <w:top w:val="nil"/>
              <w:left w:val="nil"/>
              <w:bottom w:val="nil"/>
              <w:right w:val="nil"/>
              <w:insideH w:val="nil"/>
              <w:insideV w:val="nil"/>
            </w:tcBorders>
            <w:tcMar>
              <w:top w:w="70" w:type="dxa"/>
              <w:left w:w="70" w:type="dxa"/>
              <w:bottom w:w="70" w:type="dxa"/>
              <w:right w:w="70" w:type="dxa"/>
            </w:tcMar>
          </w:tcPr>
          <w:p w14:paraId="250BFE4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1.207</w:t>
            </w:r>
          </w:p>
        </w:tc>
        <w:tc>
          <w:tcPr>
            <w:tcW w:w="1332" w:type="dxa"/>
            <w:tcBorders>
              <w:top w:val="nil"/>
              <w:left w:val="nil"/>
              <w:bottom w:val="nil"/>
              <w:right w:val="nil"/>
              <w:insideH w:val="nil"/>
              <w:insideV w:val="nil"/>
            </w:tcBorders>
            <w:tcMar>
              <w:top w:w="70" w:type="dxa"/>
              <w:left w:w="70" w:type="dxa"/>
              <w:bottom w:w="70" w:type="dxa"/>
              <w:right w:w="70" w:type="dxa"/>
            </w:tcMar>
          </w:tcPr>
          <w:p w14:paraId="553802A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3.56</w:t>
            </w:r>
          </w:p>
        </w:tc>
        <w:tc>
          <w:tcPr>
            <w:tcW w:w="1332" w:type="dxa"/>
            <w:tcBorders>
              <w:top w:val="nil"/>
              <w:left w:val="nil"/>
              <w:bottom w:val="nil"/>
              <w:right w:val="nil"/>
              <w:insideH w:val="nil"/>
              <w:insideV w:val="nil"/>
            </w:tcBorders>
            <w:tcMar>
              <w:top w:w="70" w:type="dxa"/>
              <w:left w:w="70" w:type="dxa"/>
              <w:bottom w:w="70" w:type="dxa"/>
              <w:right w:w="70" w:type="dxa"/>
            </w:tcMar>
          </w:tcPr>
          <w:p w14:paraId="7A0BFFC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17.85</w:t>
            </w:r>
          </w:p>
        </w:tc>
        <w:tc>
          <w:tcPr>
            <w:tcW w:w="1332" w:type="dxa"/>
            <w:tcBorders>
              <w:top w:val="nil"/>
              <w:left w:val="nil"/>
              <w:bottom w:val="nil"/>
              <w:right w:val="nil"/>
              <w:insideH w:val="nil"/>
              <w:insideV w:val="nil"/>
            </w:tcBorders>
            <w:tcMar>
              <w:top w:w="70" w:type="dxa"/>
              <w:left w:w="70" w:type="dxa"/>
              <w:bottom w:w="70" w:type="dxa"/>
              <w:right w:w="70" w:type="dxa"/>
            </w:tcMar>
          </w:tcPr>
          <w:p w14:paraId="1C42C63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71.73</w:t>
            </w:r>
          </w:p>
        </w:tc>
        <w:tc>
          <w:tcPr>
            <w:tcW w:w="1332" w:type="dxa"/>
            <w:tcBorders>
              <w:top w:val="nil"/>
              <w:left w:val="nil"/>
              <w:bottom w:val="nil"/>
              <w:right w:val="nil"/>
              <w:insideH w:val="nil"/>
              <w:insideV w:val="nil"/>
            </w:tcBorders>
            <w:tcMar>
              <w:top w:w="70" w:type="dxa"/>
              <w:left w:w="70" w:type="dxa"/>
              <w:bottom w:w="70" w:type="dxa"/>
              <w:right w:w="70" w:type="dxa"/>
            </w:tcMar>
          </w:tcPr>
          <w:p w14:paraId="19C0257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91.16</w:t>
            </w:r>
          </w:p>
        </w:tc>
        <w:tc>
          <w:tcPr>
            <w:tcW w:w="1332" w:type="dxa"/>
            <w:tcBorders>
              <w:top w:val="nil"/>
              <w:left w:val="nil"/>
              <w:bottom w:val="nil"/>
              <w:right w:val="nil"/>
              <w:insideH w:val="nil"/>
              <w:insideV w:val="nil"/>
            </w:tcBorders>
            <w:tcMar>
              <w:top w:w="70" w:type="dxa"/>
              <w:left w:w="70" w:type="dxa"/>
              <w:bottom w:w="70" w:type="dxa"/>
              <w:right w:w="70" w:type="dxa"/>
            </w:tcMar>
          </w:tcPr>
          <w:p w14:paraId="6184755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0.852</w:t>
            </w:r>
          </w:p>
        </w:tc>
      </w:tr>
      <w:tr w14:paraId="5A0C94D0">
        <w:tc>
          <w:tcPr>
            <w:tcW w:w="1332" w:type="dxa"/>
            <w:tcBorders>
              <w:top w:val="nil"/>
              <w:left w:val="nil"/>
              <w:bottom w:val="nil"/>
              <w:right w:val="nil"/>
              <w:insideH w:val="nil"/>
              <w:insideV w:val="nil"/>
            </w:tcBorders>
            <w:tcMar>
              <w:top w:w="70" w:type="dxa"/>
              <w:left w:w="70" w:type="dxa"/>
              <w:bottom w:w="70" w:type="dxa"/>
              <w:right w:w="70" w:type="dxa"/>
            </w:tcMar>
          </w:tcPr>
          <w:p w14:paraId="3BABBA3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P95</w:t>
            </w:r>
          </w:p>
        </w:tc>
        <w:tc>
          <w:tcPr>
            <w:tcW w:w="1332" w:type="dxa"/>
            <w:tcBorders>
              <w:top w:val="nil"/>
              <w:left w:val="nil"/>
              <w:bottom w:val="nil"/>
              <w:right w:val="nil"/>
              <w:insideH w:val="nil"/>
              <w:insideV w:val="nil"/>
            </w:tcBorders>
            <w:tcMar>
              <w:top w:w="70" w:type="dxa"/>
              <w:left w:w="70" w:type="dxa"/>
              <w:bottom w:w="70" w:type="dxa"/>
              <w:right w:w="70" w:type="dxa"/>
            </w:tcMar>
          </w:tcPr>
          <w:p w14:paraId="7ACF6C6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P70</w:t>
            </w:r>
          </w:p>
        </w:tc>
        <w:tc>
          <w:tcPr>
            <w:tcW w:w="1332" w:type="dxa"/>
            <w:tcBorders>
              <w:top w:val="nil"/>
              <w:left w:val="nil"/>
              <w:bottom w:val="nil"/>
              <w:right w:val="nil"/>
              <w:insideH w:val="nil"/>
              <w:insideV w:val="nil"/>
            </w:tcBorders>
            <w:tcMar>
              <w:top w:w="70" w:type="dxa"/>
              <w:left w:w="70" w:type="dxa"/>
              <w:bottom w:w="70" w:type="dxa"/>
              <w:right w:w="70" w:type="dxa"/>
            </w:tcMar>
          </w:tcPr>
          <w:p w14:paraId="4762414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1.190</w:t>
            </w:r>
          </w:p>
        </w:tc>
        <w:tc>
          <w:tcPr>
            <w:tcW w:w="1332" w:type="dxa"/>
            <w:tcBorders>
              <w:top w:val="nil"/>
              <w:left w:val="nil"/>
              <w:bottom w:val="nil"/>
              <w:right w:val="nil"/>
              <w:insideH w:val="nil"/>
              <w:insideV w:val="nil"/>
            </w:tcBorders>
            <w:tcMar>
              <w:top w:w="70" w:type="dxa"/>
              <w:left w:w="70" w:type="dxa"/>
              <w:bottom w:w="70" w:type="dxa"/>
              <w:right w:w="70" w:type="dxa"/>
            </w:tcMar>
          </w:tcPr>
          <w:p w14:paraId="468FC71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4.30</w:t>
            </w:r>
          </w:p>
        </w:tc>
        <w:tc>
          <w:tcPr>
            <w:tcW w:w="1332" w:type="dxa"/>
            <w:tcBorders>
              <w:top w:val="nil"/>
              <w:left w:val="nil"/>
              <w:bottom w:val="nil"/>
              <w:right w:val="nil"/>
              <w:insideH w:val="nil"/>
              <w:insideV w:val="nil"/>
            </w:tcBorders>
            <w:tcMar>
              <w:top w:w="70" w:type="dxa"/>
              <w:left w:w="70" w:type="dxa"/>
              <w:bottom w:w="70" w:type="dxa"/>
              <w:right w:w="70" w:type="dxa"/>
            </w:tcMar>
          </w:tcPr>
          <w:p w14:paraId="5DB9B9F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17.98</w:t>
            </w:r>
          </w:p>
        </w:tc>
        <w:tc>
          <w:tcPr>
            <w:tcW w:w="1332" w:type="dxa"/>
            <w:tcBorders>
              <w:top w:val="nil"/>
              <w:left w:val="nil"/>
              <w:bottom w:val="nil"/>
              <w:right w:val="nil"/>
              <w:insideH w:val="nil"/>
              <w:insideV w:val="nil"/>
            </w:tcBorders>
            <w:tcMar>
              <w:top w:w="70" w:type="dxa"/>
              <w:left w:w="70" w:type="dxa"/>
              <w:bottom w:w="70" w:type="dxa"/>
              <w:right w:w="70" w:type="dxa"/>
            </w:tcMar>
          </w:tcPr>
          <w:p w14:paraId="54762C7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71.73</w:t>
            </w:r>
          </w:p>
        </w:tc>
        <w:tc>
          <w:tcPr>
            <w:tcW w:w="1332" w:type="dxa"/>
            <w:tcBorders>
              <w:top w:val="nil"/>
              <w:left w:val="nil"/>
              <w:bottom w:val="nil"/>
              <w:right w:val="nil"/>
              <w:insideH w:val="nil"/>
              <w:insideV w:val="nil"/>
            </w:tcBorders>
            <w:tcMar>
              <w:top w:w="70" w:type="dxa"/>
              <w:left w:w="70" w:type="dxa"/>
              <w:bottom w:w="70" w:type="dxa"/>
              <w:right w:w="70" w:type="dxa"/>
            </w:tcMar>
          </w:tcPr>
          <w:p w14:paraId="37C7429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91.16</w:t>
            </w:r>
          </w:p>
        </w:tc>
        <w:tc>
          <w:tcPr>
            <w:tcW w:w="1332" w:type="dxa"/>
            <w:tcBorders>
              <w:top w:val="nil"/>
              <w:left w:val="nil"/>
              <w:bottom w:val="nil"/>
              <w:right w:val="nil"/>
              <w:insideH w:val="nil"/>
              <w:insideV w:val="nil"/>
            </w:tcBorders>
            <w:tcMar>
              <w:top w:w="70" w:type="dxa"/>
              <w:left w:w="70" w:type="dxa"/>
              <w:bottom w:w="70" w:type="dxa"/>
              <w:right w:w="70" w:type="dxa"/>
            </w:tcMar>
          </w:tcPr>
          <w:p w14:paraId="41653C7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w:t>
            </w:r>
          </w:p>
        </w:tc>
      </w:tr>
      <w:tr w14:paraId="62870ABE">
        <w:tc>
          <w:tcPr>
            <w:tcW w:w="1332" w:type="dxa"/>
            <w:tcBorders>
              <w:top w:val="nil"/>
              <w:left w:val="nil"/>
              <w:bottom w:val="nil"/>
              <w:right w:val="nil"/>
              <w:insideH w:val="nil"/>
              <w:insideV w:val="nil"/>
            </w:tcBorders>
            <w:tcMar>
              <w:top w:w="70" w:type="dxa"/>
              <w:left w:w="70" w:type="dxa"/>
              <w:bottom w:w="70" w:type="dxa"/>
              <w:right w:w="70" w:type="dxa"/>
            </w:tcMar>
          </w:tcPr>
          <w:p w14:paraId="2EF049E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P95</w:t>
            </w:r>
          </w:p>
        </w:tc>
        <w:tc>
          <w:tcPr>
            <w:tcW w:w="1332" w:type="dxa"/>
            <w:tcBorders>
              <w:top w:val="nil"/>
              <w:left w:val="nil"/>
              <w:bottom w:val="nil"/>
              <w:right w:val="nil"/>
              <w:insideH w:val="nil"/>
              <w:insideV w:val="nil"/>
            </w:tcBorders>
            <w:tcMar>
              <w:top w:w="70" w:type="dxa"/>
              <w:left w:w="70" w:type="dxa"/>
              <w:bottom w:w="70" w:type="dxa"/>
              <w:right w:w="70" w:type="dxa"/>
            </w:tcMar>
          </w:tcPr>
          <w:p w14:paraId="6BEE5E2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P75</w:t>
            </w:r>
          </w:p>
        </w:tc>
        <w:tc>
          <w:tcPr>
            <w:tcW w:w="1332" w:type="dxa"/>
            <w:tcBorders>
              <w:top w:val="nil"/>
              <w:left w:val="nil"/>
              <w:bottom w:val="nil"/>
              <w:right w:val="nil"/>
              <w:insideH w:val="nil"/>
              <w:insideV w:val="nil"/>
            </w:tcBorders>
            <w:tcMar>
              <w:top w:w="70" w:type="dxa"/>
              <w:left w:w="70" w:type="dxa"/>
              <w:bottom w:w="70" w:type="dxa"/>
              <w:right w:w="70" w:type="dxa"/>
            </w:tcMar>
          </w:tcPr>
          <w:p w14:paraId="271077E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1.198</w:t>
            </w:r>
          </w:p>
        </w:tc>
        <w:tc>
          <w:tcPr>
            <w:tcW w:w="1332" w:type="dxa"/>
            <w:tcBorders>
              <w:top w:val="nil"/>
              <w:left w:val="nil"/>
              <w:bottom w:val="nil"/>
              <w:right w:val="nil"/>
              <w:insideH w:val="nil"/>
              <w:insideV w:val="nil"/>
            </w:tcBorders>
            <w:tcMar>
              <w:top w:w="70" w:type="dxa"/>
              <w:left w:w="70" w:type="dxa"/>
              <w:bottom w:w="70" w:type="dxa"/>
              <w:right w:w="70" w:type="dxa"/>
            </w:tcMar>
          </w:tcPr>
          <w:p w14:paraId="5785DDF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3.93</w:t>
            </w:r>
          </w:p>
        </w:tc>
        <w:tc>
          <w:tcPr>
            <w:tcW w:w="1332" w:type="dxa"/>
            <w:tcBorders>
              <w:top w:val="nil"/>
              <w:left w:val="nil"/>
              <w:bottom w:val="nil"/>
              <w:right w:val="nil"/>
              <w:insideH w:val="nil"/>
              <w:insideV w:val="nil"/>
            </w:tcBorders>
            <w:tcMar>
              <w:top w:w="70" w:type="dxa"/>
              <w:left w:w="70" w:type="dxa"/>
              <w:bottom w:w="70" w:type="dxa"/>
              <w:right w:w="70" w:type="dxa"/>
            </w:tcMar>
          </w:tcPr>
          <w:p w14:paraId="5A2C8D0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17.96</w:t>
            </w:r>
          </w:p>
        </w:tc>
        <w:tc>
          <w:tcPr>
            <w:tcW w:w="1332" w:type="dxa"/>
            <w:tcBorders>
              <w:top w:val="nil"/>
              <w:left w:val="nil"/>
              <w:bottom w:val="nil"/>
              <w:right w:val="nil"/>
              <w:insideH w:val="nil"/>
              <w:insideV w:val="nil"/>
            </w:tcBorders>
            <w:tcMar>
              <w:top w:w="70" w:type="dxa"/>
              <w:left w:w="70" w:type="dxa"/>
              <w:bottom w:w="70" w:type="dxa"/>
              <w:right w:w="70" w:type="dxa"/>
            </w:tcMar>
          </w:tcPr>
          <w:p w14:paraId="03373E9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71.73</w:t>
            </w:r>
          </w:p>
        </w:tc>
        <w:tc>
          <w:tcPr>
            <w:tcW w:w="1332" w:type="dxa"/>
            <w:tcBorders>
              <w:top w:val="nil"/>
              <w:left w:val="nil"/>
              <w:bottom w:val="nil"/>
              <w:right w:val="nil"/>
              <w:insideH w:val="nil"/>
              <w:insideV w:val="nil"/>
            </w:tcBorders>
            <w:tcMar>
              <w:top w:w="70" w:type="dxa"/>
              <w:left w:w="70" w:type="dxa"/>
              <w:bottom w:w="70" w:type="dxa"/>
              <w:right w:w="70" w:type="dxa"/>
            </w:tcMar>
          </w:tcPr>
          <w:p w14:paraId="57C50F1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91.16</w:t>
            </w:r>
          </w:p>
        </w:tc>
        <w:tc>
          <w:tcPr>
            <w:tcW w:w="1332" w:type="dxa"/>
            <w:tcBorders>
              <w:top w:val="nil"/>
              <w:left w:val="nil"/>
              <w:bottom w:val="nil"/>
              <w:right w:val="nil"/>
              <w:insideH w:val="nil"/>
              <w:insideV w:val="nil"/>
            </w:tcBorders>
            <w:tcMar>
              <w:top w:w="70" w:type="dxa"/>
              <w:left w:w="70" w:type="dxa"/>
              <w:bottom w:w="70" w:type="dxa"/>
              <w:right w:w="70" w:type="dxa"/>
            </w:tcMar>
          </w:tcPr>
          <w:p w14:paraId="24DAC36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w:t>
            </w:r>
          </w:p>
        </w:tc>
      </w:tr>
      <w:tr w14:paraId="7D60DA1F">
        <w:tc>
          <w:tcPr>
            <w:tcW w:w="1332" w:type="dxa"/>
            <w:tcBorders>
              <w:top w:val="nil"/>
              <w:left w:val="nil"/>
              <w:bottom w:val="nil"/>
              <w:right w:val="nil"/>
              <w:insideH w:val="nil"/>
              <w:insideV w:val="nil"/>
            </w:tcBorders>
            <w:tcMar>
              <w:top w:w="70" w:type="dxa"/>
              <w:left w:w="70" w:type="dxa"/>
              <w:bottom w:w="70" w:type="dxa"/>
              <w:right w:w="70" w:type="dxa"/>
            </w:tcMar>
          </w:tcPr>
          <w:p w14:paraId="289C942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P95</w:t>
            </w:r>
          </w:p>
        </w:tc>
        <w:tc>
          <w:tcPr>
            <w:tcW w:w="1332" w:type="dxa"/>
            <w:tcBorders>
              <w:top w:val="nil"/>
              <w:left w:val="nil"/>
              <w:bottom w:val="nil"/>
              <w:right w:val="nil"/>
              <w:insideH w:val="nil"/>
              <w:insideV w:val="nil"/>
            </w:tcBorders>
            <w:tcMar>
              <w:top w:w="70" w:type="dxa"/>
              <w:left w:w="70" w:type="dxa"/>
              <w:bottom w:w="70" w:type="dxa"/>
              <w:right w:w="70" w:type="dxa"/>
            </w:tcMar>
          </w:tcPr>
          <w:p w14:paraId="10445F0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P80</w:t>
            </w:r>
          </w:p>
        </w:tc>
        <w:tc>
          <w:tcPr>
            <w:tcW w:w="1332" w:type="dxa"/>
            <w:tcBorders>
              <w:top w:val="nil"/>
              <w:left w:val="nil"/>
              <w:bottom w:val="nil"/>
              <w:right w:val="nil"/>
              <w:insideH w:val="nil"/>
              <w:insideV w:val="nil"/>
            </w:tcBorders>
            <w:tcMar>
              <w:top w:w="70" w:type="dxa"/>
              <w:left w:w="70" w:type="dxa"/>
              <w:bottom w:w="70" w:type="dxa"/>
              <w:right w:w="70" w:type="dxa"/>
            </w:tcMar>
          </w:tcPr>
          <w:p w14:paraId="4BDEBF1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1.205</w:t>
            </w:r>
          </w:p>
        </w:tc>
        <w:tc>
          <w:tcPr>
            <w:tcW w:w="1332" w:type="dxa"/>
            <w:tcBorders>
              <w:top w:val="nil"/>
              <w:left w:val="nil"/>
              <w:bottom w:val="nil"/>
              <w:right w:val="nil"/>
              <w:insideH w:val="nil"/>
              <w:insideV w:val="nil"/>
            </w:tcBorders>
            <w:tcMar>
              <w:top w:w="70" w:type="dxa"/>
              <w:left w:w="70" w:type="dxa"/>
              <w:bottom w:w="70" w:type="dxa"/>
              <w:right w:w="70" w:type="dxa"/>
            </w:tcMar>
          </w:tcPr>
          <w:p w14:paraId="382FA4A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3.63</w:t>
            </w:r>
          </w:p>
        </w:tc>
        <w:tc>
          <w:tcPr>
            <w:tcW w:w="1332" w:type="dxa"/>
            <w:tcBorders>
              <w:top w:val="nil"/>
              <w:left w:val="nil"/>
              <w:bottom w:val="nil"/>
              <w:right w:val="nil"/>
              <w:insideH w:val="nil"/>
              <w:insideV w:val="nil"/>
            </w:tcBorders>
            <w:tcMar>
              <w:top w:w="70" w:type="dxa"/>
              <w:left w:w="70" w:type="dxa"/>
              <w:bottom w:w="70" w:type="dxa"/>
              <w:right w:w="70" w:type="dxa"/>
            </w:tcMar>
          </w:tcPr>
          <w:p w14:paraId="0694524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17.97</w:t>
            </w:r>
          </w:p>
        </w:tc>
        <w:tc>
          <w:tcPr>
            <w:tcW w:w="1332" w:type="dxa"/>
            <w:tcBorders>
              <w:top w:val="nil"/>
              <w:left w:val="nil"/>
              <w:bottom w:val="nil"/>
              <w:right w:val="nil"/>
              <w:insideH w:val="nil"/>
              <w:insideV w:val="nil"/>
            </w:tcBorders>
            <w:tcMar>
              <w:top w:w="70" w:type="dxa"/>
              <w:left w:w="70" w:type="dxa"/>
              <w:bottom w:w="70" w:type="dxa"/>
              <w:right w:w="70" w:type="dxa"/>
            </w:tcMar>
          </w:tcPr>
          <w:p w14:paraId="61C8BFE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71.73</w:t>
            </w:r>
          </w:p>
        </w:tc>
        <w:tc>
          <w:tcPr>
            <w:tcW w:w="1332" w:type="dxa"/>
            <w:tcBorders>
              <w:top w:val="nil"/>
              <w:left w:val="nil"/>
              <w:bottom w:val="nil"/>
              <w:right w:val="nil"/>
              <w:insideH w:val="nil"/>
              <w:insideV w:val="nil"/>
            </w:tcBorders>
            <w:tcMar>
              <w:top w:w="70" w:type="dxa"/>
              <w:left w:w="70" w:type="dxa"/>
              <w:bottom w:w="70" w:type="dxa"/>
              <w:right w:w="70" w:type="dxa"/>
            </w:tcMar>
          </w:tcPr>
          <w:p w14:paraId="6EE58E1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91.16</w:t>
            </w:r>
          </w:p>
        </w:tc>
        <w:tc>
          <w:tcPr>
            <w:tcW w:w="1332" w:type="dxa"/>
            <w:tcBorders>
              <w:top w:val="nil"/>
              <w:left w:val="nil"/>
              <w:bottom w:val="nil"/>
              <w:right w:val="nil"/>
              <w:insideH w:val="nil"/>
              <w:insideV w:val="nil"/>
            </w:tcBorders>
            <w:tcMar>
              <w:top w:w="70" w:type="dxa"/>
              <w:left w:w="70" w:type="dxa"/>
              <w:bottom w:w="70" w:type="dxa"/>
              <w:right w:w="70" w:type="dxa"/>
            </w:tcMar>
          </w:tcPr>
          <w:p w14:paraId="47CD773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0.852</w:t>
            </w:r>
          </w:p>
        </w:tc>
      </w:tr>
      <w:tr w14:paraId="7906E5CE">
        <w:tc>
          <w:tcPr>
            <w:tcW w:w="1332" w:type="dxa"/>
            <w:tcBorders>
              <w:top w:val="nil"/>
              <w:left w:val="nil"/>
              <w:bottom w:val="nil"/>
              <w:right w:val="nil"/>
              <w:insideH w:val="nil"/>
              <w:insideV w:val="nil"/>
            </w:tcBorders>
            <w:tcMar>
              <w:top w:w="70" w:type="dxa"/>
              <w:left w:w="70" w:type="dxa"/>
              <w:bottom w:w="70" w:type="dxa"/>
              <w:right w:w="70" w:type="dxa"/>
            </w:tcMar>
          </w:tcPr>
          <w:p w14:paraId="79D2E1D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P97.5</w:t>
            </w:r>
          </w:p>
        </w:tc>
        <w:tc>
          <w:tcPr>
            <w:tcW w:w="1332" w:type="dxa"/>
            <w:tcBorders>
              <w:top w:val="nil"/>
              <w:left w:val="nil"/>
              <w:bottom w:val="nil"/>
              <w:right w:val="nil"/>
              <w:insideH w:val="nil"/>
              <w:insideV w:val="nil"/>
            </w:tcBorders>
            <w:tcMar>
              <w:top w:w="70" w:type="dxa"/>
              <w:left w:w="70" w:type="dxa"/>
              <w:bottom w:w="70" w:type="dxa"/>
              <w:right w:w="70" w:type="dxa"/>
            </w:tcMar>
          </w:tcPr>
          <w:p w14:paraId="5FEB9F5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P70</w:t>
            </w:r>
          </w:p>
        </w:tc>
        <w:tc>
          <w:tcPr>
            <w:tcW w:w="1332" w:type="dxa"/>
            <w:tcBorders>
              <w:top w:val="nil"/>
              <w:left w:val="nil"/>
              <w:bottom w:val="nil"/>
              <w:right w:val="nil"/>
              <w:insideH w:val="nil"/>
              <w:insideV w:val="nil"/>
            </w:tcBorders>
            <w:tcMar>
              <w:top w:w="70" w:type="dxa"/>
              <w:left w:w="70" w:type="dxa"/>
              <w:bottom w:w="70" w:type="dxa"/>
              <w:right w:w="70" w:type="dxa"/>
            </w:tcMar>
          </w:tcPr>
          <w:p w14:paraId="18E07A2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1.189</w:t>
            </w:r>
          </w:p>
        </w:tc>
        <w:tc>
          <w:tcPr>
            <w:tcW w:w="1332" w:type="dxa"/>
            <w:tcBorders>
              <w:top w:val="nil"/>
              <w:left w:val="nil"/>
              <w:bottom w:val="nil"/>
              <w:right w:val="nil"/>
              <w:insideH w:val="nil"/>
              <w:insideV w:val="nil"/>
            </w:tcBorders>
            <w:tcMar>
              <w:top w:w="70" w:type="dxa"/>
              <w:left w:w="70" w:type="dxa"/>
              <w:bottom w:w="70" w:type="dxa"/>
              <w:right w:w="70" w:type="dxa"/>
            </w:tcMar>
          </w:tcPr>
          <w:p w14:paraId="6204EE5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4.34</w:t>
            </w:r>
          </w:p>
        </w:tc>
        <w:tc>
          <w:tcPr>
            <w:tcW w:w="1332" w:type="dxa"/>
            <w:tcBorders>
              <w:top w:val="nil"/>
              <w:left w:val="nil"/>
              <w:bottom w:val="nil"/>
              <w:right w:val="nil"/>
              <w:insideH w:val="nil"/>
              <w:insideV w:val="nil"/>
            </w:tcBorders>
            <w:tcMar>
              <w:top w:w="70" w:type="dxa"/>
              <w:left w:w="70" w:type="dxa"/>
              <w:bottom w:w="70" w:type="dxa"/>
              <w:right w:w="70" w:type="dxa"/>
            </w:tcMar>
          </w:tcPr>
          <w:p w14:paraId="6993036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18.03</w:t>
            </w:r>
          </w:p>
        </w:tc>
        <w:tc>
          <w:tcPr>
            <w:tcW w:w="1332" w:type="dxa"/>
            <w:tcBorders>
              <w:top w:val="nil"/>
              <w:left w:val="nil"/>
              <w:bottom w:val="nil"/>
              <w:right w:val="nil"/>
              <w:insideH w:val="nil"/>
              <w:insideV w:val="nil"/>
            </w:tcBorders>
            <w:tcMar>
              <w:top w:w="70" w:type="dxa"/>
              <w:left w:w="70" w:type="dxa"/>
              <w:bottom w:w="70" w:type="dxa"/>
              <w:right w:w="70" w:type="dxa"/>
            </w:tcMar>
          </w:tcPr>
          <w:p w14:paraId="136AA0A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71.73</w:t>
            </w:r>
          </w:p>
        </w:tc>
        <w:tc>
          <w:tcPr>
            <w:tcW w:w="1332" w:type="dxa"/>
            <w:tcBorders>
              <w:top w:val="nil"/>
              <w:left w:val="nil"/>
              <w:bottom w:val="nil"/>
              <w:right w:val="nil"/>
              <w:insideH w:val="nil"/>
              <w:insideV w:val="nil"/>
            </w:tcBorders>
            <w:tcMar>
              <w:top w:w="70" w:type="dxa"/>
              <w:left w:w="70" w:type="dxa"/>
              <w:bottom w:w="70" w:type="dxa"/>
              <w:right w:w="70" w:type="dxa"/>
            </w:tcMar>
          </w:tcPr>
          <w:p w14:paraId="2BFA193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91.16</w:t>
            </w:r>
          </w:p>
        </w:tc>
        <w:tc>
          <w:tcPr>
            <w:tcW w:w="1332" w:type="dxa"/>
            <w:tcBorders>
              <w:top w:val="nil"/>
              <w:left w:val="nil"/>
              <w:bottom w:val="nil"/>
              <w:right w:val="nil"/>
              <w:insideH w:val="nil"/>
              <w:insideV w:val="nil"/>
            </w:tcBorders>
            <w:tcMar>
              <w:top w:w="70" w:type="dxa"/>
              <w:left w:w="70" w:type="dxa"/>
              <w:bottom w:w="70" w:type="dxa"/>
              <w:right w:w="70" w:type="dxa"/>
            </w:tcMar>
          </w:tcPr>
          <w:p w14:paraId="097E244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w:t>
            </w:r>
          </w:p>
        </w:tc>
      </w:tr>
      <w:tr w14:paraId="43CB9EA0">
        <w:tc>
          <w:tcPr>
            <w:tcW w:w="1332" w:type="dxa"/>
            <w:tcBorders>
              <w:top w:val="nil"/>
              <w:left w:val="nil"/>
              <w:bottom w:val="nil"/>
              <w:right w:val="nil"/>
              <w:insideH w:val="nil"/>
              <w:insideV w:val="nil"/>
            </w:tcBorders>
            <w:tcMar>
              <w:top w:w="70" w:type="dxa"/>
              <w:left w:w="70" w:type="dxa"/>
              <w:bottom w:w="70" w:type="dxa"/>
              <w:right w:w="70" w:type="dxa"/>
            </w:tcMar>
          </w:tcPr>
          <w:p w14:paraId="21E1965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P97.5</w:t>
            </w:r>
          </w:p>
        </w:tc>
        <w:tc>
          <w:tcPr>
            <w:tcW w:w="1332" w:type="dxa"/>
            <w:tcBorders>
              <w:top w:val="nil"/>
              <w:left w:val="nil"/>
              <w:bottom w:val="nil"/>
              <w:right w:val="nil"/>
              <w:insideH w:val="nil"/>
              <w:insideV w:val="nil"/>
            </w:tcBorders>
            <w:tcMar>
              <w:top w:w="70" w:type="dxa"/>
              <w:left w:w="70" w:type="dxa"/>
              <w:bottom w:w="70" w:type="dxa"/>
              <w:right w:w="70" w:type="dxa"/>
            </w:tcMar>
          </w:tcPr>
          <w:p w14:paraId="771BA3B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P75</w:t>
            </w:r>
          </w:p>
        </w:tc>
        <w:tc>
          <w:tcPr>
            <w:tcW w:w="1332" w:type="dxa"/>
            <w:tcBorders>
              <w:top w:val="nil"/>
              <w:left w:val="nil"/>
              <w:bottom w:val="nil"/>
              <w:right w:val="nil"/>
              <w:insideH w:val="nil"/>
              <w:insideV w:val="nil"/>
            </w:tcBorders>
            <w:tcMar>
              <w:top w:w="70" w:type="dxa"/>
              <w:left w:w="70" w:type="dxa"/>
              <w:bottom w:w="70" w:type="dxa"/>
              <w:right w:w="70" w:type="dxa"/>
            </w:tcMar>
          </w:tcPr>
          <w:p w14:paraId="67C9E88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1.197</w:t>
            </w:r>
          </w:p>
        </w:tc>
        <w:tc>
          <w:tcPr>
            <w:tcW w:w="1332" w:type="dxa"/>
            <w:tcBorders>
              <w:top w:val="nil"/>
              <w:left w:val="nil"/>
              <w:bottom w:val="nil"/>
              <w:right w:val="nil"/>
              <w:insideH w:val="nil"/>
              <w:insideV w:val="nil"/>
            </w:tcBorders>
            <w:tcMar>
              <w:top w:w="70" w:type="dxa"/>
              <w:left w:w="70" w:type="dxa"/>
              <w:bottom w:w="70" w:type="dxa"/>
              <w:right w:w="70" w:type="dxa"/>
            </w:tcMar>
          </w:tcPr>
          <w:p w14:paraId="6749BD5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3.96</w:t>
            </w:r>
          </w:p>
        </w:tc>
        <w:tc>
          <w:tcPr>
            <w:tcW w:w="1332" w:type="dxa"/>
            <w:tcBorders>
              <w:top w:val="nil"/>
              <w:left w:val="nil"/>
              <w:bottom w:val="nil"/>
              <w:right w:val="nil"/>
              <w:insideH w:val="nil"/>
              <w:insideV w:val="nil"/>
            </w:tcBorders>
            <w:tcMar>
              <w:top w:w="70" w:type="dxa"/>
              <w:left w:w="70" w:type="dxa"/>
              <w:bottom w:w="70" w:type="dxa"/>
              <w:right w:w="70" w:type="dxa"/>
            </w:tcMar>
          </w:tcPr>
          <w:p w14:paraId="1226298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18.02</w:t>
            </w:r>
          </w:p>
        </w:tc>
        <w:tc>
          <w:tcPr>
            <w:tcW w:w="1332" w:type="dxa"/>
            <w:tcBorders>
              <w:top w:val="nil"/>
              <w:left w:val="nil"/>
              <w:bottom w:val="nil"/>
              <w:right w:val="nil"/>
              <w:insideH w:val="nil"/>
              <w:insideV w:val="nil"/>
            </w:tcBorders>
            <w:tcMar>
              <w:top w:w="70" w:type="dxa"/>
              <w:left w:w="70" w:type="dxa"/>
              <w:bottom w:w="70" w:type="dxa"/>
              <w:right w:w="70" w:type="dxa"/>
            </w:tcMar>
          </w:tcPr>
          <w:p w14:paraId="48B6AA8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71.73</w:t>
            </w:r>
          </w:p>
        </w:tc>
        <w:tc>
          <w:tcPr>
            <w:tcW w:w="1332" w:type="dxa"/>
            <w:tcBorders>
              <w:top w:val="nil"/>
              <w:left w:val="nil"/>
              <w:bottom w:val="nil"/>
              <w:right w:val="nil"/>
              <w:insideH w:val="nil"/>
              <w:insideV w:val="nil"/>
            </w:tcBorders>
            <w:tcMar>
              <w:top w:w="70" w:type="dxa"/>
              <w:left w:w="70" w:type="dxa"/>
              <w:bottom w:w="70" w:type="dxa"/>
              <w:right w:w="70" w:type="dxa"/>
            </w:tcMar>
          </w:tcPr>
          <w:p w14:paraId="12EEA68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91.16</w:t>
            </w:r>
          </w:p>
        </w:tc>
        <w:tc>
          <w:tcPr>
            <w:tcW w:w="1332" w:type="dxa"/>
            <w:tcBorders>
              <w:top w:val="nil"/>
              <w:left w:val="nil"/>
              <w:bottom w:val="nil"/>
              <w:right w:val="nil"/>
              <w:insideH w:val="nil"/>
              <w:insideV w:val="nil"/>
            </w:tcBorders>
            <w:tcMar>
              <w:top w:w="70" w:type="dxa"/>
              <w:left w:w="70" w:type="dxa"/>
              <w:bottom w:w="70" w:type="dxa"/>
              <w:right w:w="70" w:type="dxa"/>
            </w:tcMar>
          </w:tcPr>
          <w:p w14:paraId="7F26D67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w:t>
            </w:r>
          </w:p>
        </w:tc>
      </w:tr>
      <w:tr w14:paraId="79F83C76">
        <w:tc>
          <w:tcPr>
            <w:tcW w:w="1332" w:type="dxa"/>
            <w:tcBorders>
              <w:top w:val="nil"/>
              <w:left w:val="nil"/>
              <w:bottom w:val="nil"/>
              <w:right w:val="nil"/>
              <w:insideH w:val="nil"/>
              <w:insideV w:val="nil"/>
            </w:tcBorders>
            <w:tcMar>
              <w:top w:w="70" w:type="dxa"/>
              <w:left w:w="70" w:type="dxa"/>
              <w:bottom w:w="70" w:type="dxa"/>
              <w:right w:w="70" w:type="dxa"/>
            </w:tcMar>
          </w:tcPr>
          <w:p w14:paraId="70F1D68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P97.5</w:t>
            </w:r>
          </w:p>
        </w:tc>
        <w:tc>
          <w:tcPr>
            <w:tcW w:w="1332" w:type="dxa"/>
            <w:tcBorders>
              <w:top w:val="nil"/>
              <w:left w:val="nil"/>
              <w:bottom w:val="nil"/>
              <w:right w:val="nil"/>
              <w:insideH w:val="nil"/>
              <w:insideV w:val="nil"/>
            </w:tcBorders>
            <w:tcMar>
              <w:top w:w="70" w:type="dxa"/>
              <w:left w:w="70" w:type="dxa"/>
              <w:bottom w:w="70" w:type="dxa"/>
              <w:right w:w="70" w:type="dxa"/>
            </w:tcMar>
          </w:tcPr>
          <w:p w14:paraId="600B2CD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P80</w:t>
            </w:r>
          </w:p>
        </w:tc>
        <w:tc>
          <w:tcPr>
            <w:tcW w:w="1332" w:type="dxa"/>
            <w:tcBorders>
              <w:top w:val="nil"/>
              <w:left w:val="nil"/>
              <w:bottom w:val="nil"/>
              <w:right w:val="nil"/>
              <w:insideH w:val="nil"/>
              <w:insideV w:val="nil"/>
            </w:tcBorders>
            <w:tcMar>
              <w:top w:w="70" w:type="dxa"/>
              <w:left w:w="70" w:type="dxa"/>
              <w:bottom w:w="70" w:type="dxa"/>
              <w:right w:w="70" w:type="dxa"/>
            </w:tcMar>
          </w:tcPr>
          <w:p w14:paraId="4478FB1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1.205</w:t>
            </w:r>
          </w:p>
        </w:tc>
        <w:tc>
          <w:tcPr>
            <w:tcW w:w="1332" w:type="dxa"/>
            <w:tcBorders>
              <w:top w:val="nil"/>
              <w:left w:val="nil"/>
              <w:bottom w:val="nil"/>
              <w:right w:val="nil"/>
              <w:insideH w:val="nil"/>
              <w:insideV w:val="nil"/>
            </w:tcBorders>
            <w:tcMar>
              <w:top w:w="70" w:type="dxa"/>
              <w:left w:w="70" w:type="dxa"/>
              <w:bottom w:w="70" w:type="dxa"/>
              <w:right w:w="70" w:type="dxa"/>
            </w:tcMar>
          </w:tcPr>
          <w:p w14:paraId="0ACAF46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3.66</w:t>
            </w:r>
          </w:p>
        </w:tc>
        <w:tc>
          <w:tcPr>
            <w:tcW w:w="1332" w:type="dxa"/>
            <w:tcBorders>
              <w:top w:val="nil"/>
              <w:left w:val="nil"/>
              <w:bottom w:val="nil"/>
              <w:right w:val="nil"/>
              <w:insideH w:val="nil"/>
              <w:insideV w:val="nil"/>
            </w:tcBorders>
            <w:tcMar>
              <w:top w:w="70" w:type="dxa"/>
              <w:left w:w="70" w:type="dxa"/>
              <w:bottom w:w="70" w:type="dxa"/>
              <w:right w:w="70" w:type="dxa"/>
            </w:tcMar>
          </w:tcPr>
          <w:p w14:paraId="6298052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18.03</w:t>
            </w:r>
          </w:p>
        </w:tc>
        <w:tc>
          <w:tcPr>
            <w:tcW w:w="1332" w:type="dxa"/>
            <w:tcBorders>
              <w:top w:val="nil"/>
              <w:left w:val="nil"/>
              <w:bottom w:val="nil"/>
              <w:right w:val="nil"/>
              <w:insideH w:val="nil"/>
              <w:insideV w:val="nil"/>
            </w:tcBorders>
            <w:tcMar>
              <w:top w:w="70" w:type="dxa"/>
              <w:left w:w="70" w:type="dxa"/>
              <w:bottom w:w="70" w:type="dxa"/>
              <w:right w:w="70" w:type="dxa"/>
            </w:tcMar>
          </w:tcPr>
          <w:p w14:paraId="2A0FC79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71.73</w:t>
            </w:r>
          </w:p>
        </w:tc>
        <w:tc>
          <w:tcPr>
            <w:tcW w:w="1332" w:type="dxa"/>
            <w:tcBorders>
              <w:top w:val="nil"/>
              <w:left w:val="nil"/>
              <w:bottom w:val="nil"/>
              <w:right w:val="nil"/>
              <w:insideH w:val="nil"/>
              <w:insideV w:val="nil"/>
            </w:tcBorders>
            <w:tcMar>
              <w:top w:w="70" w:type="dxa"/>
              <w:left w:w="70" w:type="dxa"/>
              <w:bottom w:w="70" w:type="dxa"/>
              <w:right w:w="70" w:type="dxa"/>
            </w:tcMar>
          </w:tcPr>
          <w:p w14:paraId="0E9D5D7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91.16</w:t>
            </w:r>
          </w:p>
        </w:tc>
        <w:tc>
          <w:tcPr>
            <w:tcW w:w="1332" w:type="dxa"/>
            <w:tcBorders>
              <w:top w:val="nil"/>
              <w:left w:val="nil"/>
              <w:bottom w:val="nil"/>
              <w:right w:val="nil"/>
              <w:insideH w:val="nil"/>
              <w:insideV w:val="nil"/>
            </w:tcBorders>
            <w:tcMar>
              <w:top w:w="70" w:type="dxa"/>
              <w:left w:w="70" w:type="dxa"/>
              <w:bottom w:w="70" w:type="dxa"/>
              <w:right w:w="70" w:type="dxa"/>
            </w:tcMar>
          </w:tcPr>
          <w:p w14:paraId="65D94A3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0.852</w:t>
            </w:r>
          </w:p>
        </w:tc>
      </w:tr>
      <w:tr w14:paraId="31EE5776">
        <w:tc>
          <w:tcPr>
            <w:tcW w:w="1332" w:type="dxa"/>
            <w:tcBorders>
              <w:top w:val="nil"/>
              <w:left w:val="nil"/>
              <w:bottom w:val="nil"/>
              <w:right w:val="nil"/>
              <w:insideH w:val="nil"/>
              <w:insideV w:val="nil"/>
            </w:tcBorders>
            <w:tcMar>
              <w:top w:w="70" w:type="dxa"/>
              <w:left w:w="70" w:type="dxa"/>
              <w:bottom w:w="70" w:type="dxa"/>
              <w:right w:w="70" w:type="dxa"/>
            </w:tcMar>
          </w:tcPr>
          <w:p w14:paraId="71092D7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P99</w:t>
            </w:r>
          </w:p>
        </w:tc>
        <w:tc>
          <w:tcPr>
            <w:tcW w:w="1332" w:type="dxa"/>
            <w:tcBorders>
              <w:top w:val="nil"/>
              <w:left w:val="nil"/>
              <w:bottom w:val="nil"/>
              <w:right w:val="nil"/>
              <w:insideH w:val="nil"/>
              <w:insideV w:val="nil"/>
            </w:tcBorders>
            <w:tcMar>
              <w:top w:w="70" w:type="dxa"/>
              <w:left w:w="70" w:type="dxa"/>
              <w:bottom w:w="70" w:type="dxa"/>
              <w:right w:w="70" w:type="dxa"/>
            </w:tcMar>
          </w:tcPr>
          <w:p w14:paraId="0B6A548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P70</w:t>
            </w:r>
          </w:p>
        </w:tc>
        <w:tc>
          <w:tcPr>
            <w:tcW w:w="1332" w:type="dxa"/>
            <w:tcBorders>
              <w:top w:val="nil"/>
              <w:left w:val="nil"/>
              <w:bottom w:val="nil"/>
              <w:right w:val="nil"/>
              <w:insideH w:val="nil"/>
              <w:insideV w:val="nil"/>
            </w:tcBorders>
            <w:tcMar>
              <w:top w:w="70" w:type="dxa"/>
              <w:left w:w="70" w:type="dxa"/>
              <w:bottom w:w="70" w:type="dxa"/>
              <w:right w:w="70" w:type="dxa"/>
            </w:tcMar>
          </w:tcPr>
          <w:p w14:paraId="3B5109F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1.189</w:t>
            </w:r>
          </w:p>
        </w:tc>
        <w:tc>
          <w:tcPr>
            <w:tcW w:w="1332" w:type="dxa"/>
            <w:tcBorders>
              <w:top w:val="nil"/>
              <w:left w:val="nil"/>
              <w:bottom w:val="nil"/>
              <w:right w:val="nil"/>
              <w:insideH w:val="nil"/>
              <w:insideV w:val="nil"/>
            </w:tcBorders>
            <w:tcMar>
              <w:top w:w="70" w:type="dxa"/>
              <w:left w:w="70" w:type="dxa"/>
              <w:bottom w:w="70" w:type="dxa"/>
              <w:right w:w="70" w:type="dxa"/>
            </w:tcMar>
          </w:tcPr>
          <w:p w14:paraId="0C22038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4.36</w:t>
            </w:r>
          </w:p>
        </w:tc>
        <w:tc>
          <w:tcPr>
            <w:tcW w:w="1332" w:type="dxa"/>
            <w:tcBorders>
              <w:top w:val="nil"/>
              <w:left w:val="nil"/>
              <w:bottom w:val="nil"/>
              <w:right w:val="nil"/>
              <w:insideH w:val="nil"/>
              <w:insideV w:val="nil"/>
            </w:tcBorders>
            <w:tcMar>
              <w:top w:w="70" w:type="dxa"/>
              <w:left w:w="70" w:type="dxa"/>
              <w:bottom w:w="70" w:type="dxa"/>
              <w:right w:w="70" w:type="dxa"/>
            </w:tcMar>
          </w:tcPr>
          <w:p w14:paraId="42FAF2C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18.06</w:t>
            </w:r>
          </w:p>
        </w:tc>
        <w:tc>
          <w:tcPr>
            <w:tcW w:w="1332" w:type="dxa"/>
            <w:tcBorders>
              <w:top w:val="nil"/>
              <w:left w:val="nil"/>
              <w:bottom w:val="nil"/>
              <w:right w:val="nil"/>
              <w:insideH w:val="nil"/>
              <w:insideV w:val="nil"/>
            </w:tcBorders>
            <w:tcMar>
              <w:top w:w="70" w:type="dxa"/>
              <w:left w:w="70" w:type="dxa"/>
              <w:bottom w:w="70" w:type="dxa"/>
              <w:right w:w="70" w:type="dxa"/>
            </w:tcMar>
          </w:tcPr>
          <w:p w14:paraId="63AFFED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71.73</w:t>
            </w:r>
          </w:p>
        </w:tc>
        <w:tc>
          <w:tcPr>
            <w:tcW w:w="1332" w:type="dxa"/>
            <w:tcBorders>
              <w:top w:val="nil"/>
              <w:left w:val="nil"/>
              <w:bottom w:val="nil"/>
              <w:right w:val="nil"/>
              <w:insideH w:val="nil"/>
              <w:insideV w:val="nil"/>
            </w:tcBorders>
            <w:tcMar>
              <w:top w:w="70" w:type="dxa"/>
              <w:left w:w="70" w:type="dxa"/>
              <w:bottom w:w="70" w:type="dxa"/>
              <w:right w:w="70" w:type="dxa"/>
            </w:tcMar>
          </w:tcPr>
          <w:p w14:paraId="3604656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91.16</w:t>
            </w:r>
          </w:p>
        </w:tc>
        <w:tc>
          <w:tcPr>
            <w:tcW w:w="1332" w:type="dxa"/>
            <w:tcBorders>
              <w:top w:val="nil"/>
              <w:left w:val="nil"/>
              <w:bottom w:val="nil"/>
              <w:right w:val="nil"/>
              <w:insideH w:val="nil"/>
              <w:insideV w:val="nil"/>
            </w:tcBorders>
            <w:tcMar>
              <w:top w:w="70" w:type="dxa"/>
              <w:left w:w="70" w:type="dxa"/>
              <w:bottom w:w="70" w:type="dxa"/>
              <w:right w:w="70" w:type="dxa"/>
            </w:tcMar>
          </w:tcPr>
          <w:p w14:paraId="0BEACE3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w:t>
            </w:r>
          </w:p>
        </w:tc>
      </w:tr>
      <w:tr w14:paraId="7456EF98">
        <w:tc>
          <w:tcPr>
            <w:tcW w:w="1332" w:type="dxa"/>
            <w:tcBorders>
              <w:top w:val="nil"/>
              <w:left w:val="nil"/>
              <w:bottom w:val="nil"/>
              <w:right w:val="nil"/>
              <w:insideH w:val="nil"/>
              <w:insideV w:val="nil"/>
            </w:tcBorders>
            <w:tcMar>
              <w:top w:w="70" w:type="dxa"/>
              <w:left w:w="70" w:type="dxa"/>
              <w:bottom w:w="70" w:type="dxa"/>
              <w:right w:w="70" w:type="dxa"/>
            </w:tcMar>
          </w:tcPr>
          <w:p w14:paraId="2BCBD56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P99</w:t>
            </w:r>
          </w:p>
        </w:tc>
        <w:tc>
          <w:tcPr>
            <w:tcW w:w="1332" w:type="dxa"/>
            <w:tcBorders>
              <w:top w:val="nil"/>
              <w:left w:val="nil"/>
              <w:bottom w:val="nil"/>
              <w:right w:val="nil"/>
              <w:insideH w:val="nil"/>
              <w:insideV w:val="nil"/>
            </w:tcBorders>
            <w:tcMar>
              <w:top w:w="70" w:type="dxa"/>
              <w:left w:w="70" w:type="dxa"/>
              <w:bottom w:w="70" w:type="dxa"/>
              <w:right w:w="70" w:type="dxa"/>
            </w:tcMar>
          </w:tcPr>
          <w:p w14:paraId="18BAAB2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P75</w:t>
            </w:r>
          </w:p>
        </w:tc>
        <w:tc>
          <w:tcPr>
            <w:tcW w:w="1332" w:type="dxa"/>
            <w:tcBorders>
              <w:top w:val="nil"/>
              <w:left w:val="nil"/>
              <w:bottom w:val="nil"/>
              <w:right w:val="nil"/>
              <w:insideH w:val="nil"/>
              <w:insideV w:val="nil"/>
            </w:tcBorders>
            <w:tcMar>
              <w:top w:w="70" w:type="dxa"/>
              <w:left w:w="70" w:type="dxa"/>
              <w:bottom w:w="70" w:type="dxa"/>
              <w:right w:w="70" w:type="dxa"/>
            </w:tcMar>
          </w:tcPr>
          <w:p w14:paraId="6F9E4FC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1.197</w:t>
            </w:r>
          </w:p>
        </w:tc>
        <w:tc>
          <w:tcPr>
            <w:tcW w:w="1332" w:type="dxa"/>
            <w:tcBorders>
              <w:top w:val="nil"/>
              <w:left w:val="nil"/>
              <w:bottom w:val="nil"/>
              <w:right w:val="nil"/>
              <w:insideH w:val="nil"/>
              <w:insideV w:val="nil"/>
            </w:tcBorders>
            <w:tcMar>
              <w:top w:w="70" w:type="dxa"/>
              <w:left w:w="70" w:type="dxa"/>
              <w:bottom w:w="70" w:type="dxa"/>
              <w:right w:w="70" w:type="dxa"/>
            </w:tcMar>
          </w:tcPr>
          <w:p w14:paraId="3C41328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3.99</w:t>
            </w:r>
          </w:p>
        </w:tc>
        <w:tc>
          <w:tcPr>
            <w:tcW w:w="1332" w:type="dxa"/>
            <w:tcBorders>
              <w:top w:val="nil"/>
              <w:left w:val="nil"/>
              <w:bottom w:val="nil"/>
              <w:right w:val="nil"/>
              <w:insideH w:val="nil"/>
              <w:insideV w:val="nil"/>
            </w:tcBorders>
            <w:tcMar>
              <w:top w:w="70" w:type="dxa"/>
              <w:left w:w="70" w:type="dxa"/>
              <w:bottom w:w="70" w:type="dxa"/>
              <w:right w:w="70" w:type="dxa"/>
            </w:tcMar>
          </w:tcPr>
          <w:p w14:paraId="2485D5D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18.05</w:t>
            </w:r>
          </w:p>
        </w:tc>
        <w:tc>
          <w:tcPr>
            <w:tcW w:w="1332" w:type="dxa"/>
            <w:tcBorders>
              <w:top w:val="nil"/>
              <w:left w:val="nil"/>
              <w:bottom w:val="nil"/>
              <w:right w:val="nil"/>
              <w:insideH w:val="nil"/>
              <w:insideV w:val="nil"/>
            </w:tcBorders>
            <w:tcMar>
              <w:top w:w="70" w:type="dxa"/>
              <w:left w:w="70" w:type="dxa"/>
              <w:bottom w:w="70" w:type="dxa"/>
              <w:right w:w="70" w:type="dxa"/>
            </w:tcMar>
          </w:tcPr>
          <w:p w14:paraId="357F8F7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71.73</w:t>
            </w:r>
          </w:p>
        </w:tc>
        <w:tc>
          <w:tcPr>
            <w:tcW w:w="1332" w:type="dxa"/>
            <w:tcBorders>
              <w:top w:val="nil"/>
              <w:left w:val="nil"/>
              <w:bottom w:val="nil"/>
              <w:right w:val="nil"/>
              <w:insideH w:val="nil"/>
              <w:insideV w:val="nil"/>
            </w:tcBorders>
            <w:tcMar>
              <w:top w:w="70" w:type="dxa"/>
              <w:left w:w="70" w:type="dxa"/>
              <w:bottom w:w="70" w:type="dxa"/>
              <w:right w:w="70" w:type="dxa"/>
            </w:tcMar>
          </w:tcPr>
          <w:p w14:paraId="7832697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91.16</w:t>
            </w:r>
          </w:p>
        </w:tc>
        <w:tc>
          <w:tcPr>
            <w:tcW w:w="1332" w:type="dxa"/>
            <w:tcBorders>
              <w:top w:val="nil"/>
              <w:left w:val="nil"/>
              <w:bottom w:val="nil"/>
              <w:right w:val="nil"/>
              <w:insideH w:val="nil"/>
              <w:insideV w:val="nil"/>
            </w:tcBorders>
            <w:tcMar>
              <w:top w:w="70" w:type="dxa"/>
              <w:left w:w="70" w:type="dxa"/>
              <w:bottom w:w="70" w:type="dxa"/>
              <w:right w:w="70" w:type="dxa"/>
            </w:tcMar>
          </w:tcPr>
          <w:p w14:paraId="1EF2FA3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w:t>
            </w:r>
          </w:p>
        </w:tc>
      </w:tr>
      <w:tr w14:paraId="56A35791">
        <w:tc>
          <w:tcPr>
            <w:tcW w:w="1332" w:type="dxa"/>
            <w:tcBorders>
              <w:top w:val="nil"/>
              <w:left w:val="nil"/>
              <w:bottom w:val="single" w:color="000000" w:sz="12" w:space="0"/>
              <w:right w:val="nil"/>
              <w:insideH w:val="nil"/>
              <w:insideV w:val="nil"/>
            </w:tcBorders>
            <w:tcMar>
              <w:top w:w="70" w:type="dxa"/>
              <w:left w:w="70" w:type="dxa"/>
              <w:bottom w:w="70" w:type="dxa"/>
              <w:right w:w="70" w:type="dxa"/>
            </w:tcMar>
          </w:tcPr>
          <w:p w14:paraId="472FBC9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P99</w:t>
            </w:r>
          </w:p>
        </w:tc>
        <w:tc>
          <w:tcPr>
            <w:tcW w:w="1332" w:type="dxa"/>
            <w:tcBorders>
              <w:top w:val="nil"/>
              <w:left w:val="nil"/>
              <w:bottom w:val="single" w:color="000000" w:sz="12" w:space="0"/>
              <w:right w:val="nil"/>
              <w:insideH w:val="nil"/>
              <w:insideV w:val="nil"/>
            </w:tcBorders>
            <w:tcMar>
              <w:top w:w="70" w:type="dxa"/>
              <w:left w:w="70" w:type="dxa"/>
              <w:bottom w:w="70" w:type="dxa"/>
              <w:right w:w="70" w:type="dxa"/>
            </w:tcMar>
          </w:tcPr>
          <w:p w14:paraId="6645B70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P80</w:t>
            </w:r>
          </w:p>
        </w:tc>
        <w:tc>
          <w:tcPr>
            <w:tcW w:w="1332" w:type="dxa"/>
            <w:tcBorders>
              <w:top w:val="nil"/>
              <w:left w:val="nil"/>
              <w:bottom w:val="single" w:color="000000" w:sz="12" w:space="0"/>
              <w:right w:val="nil"/>
              <w:insideH w:val="nil"/>
              <w:insideV w:val="nil"/>
            </w:tcBorders>
            <w:tcMar>
              <w:top w:w="70" w:type="dxa"/>
              <w:left w:w="70" w:type="dxa"/>
              <w:bottom w:w="70" w:type="dxa"/>
              <w:right w:w="70" w:type="dxa"/>
            </w:tcMar>
          </w:tcPr>
          <w:p w14:paraId="0035C43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1.204</w:t>
            </w:r>
          </w:p>
        </w:tc>
        <w:tc>
          <w:tcPr>
            <w:tcW w:w="1332" w:type="dxa"/>
            <w:tcBorders>
              <w:top w:val="nil"/>
              <w:left w:val="nil"/>
              <w:bottom w:val="single" w:color="000000" w:sz="12" w:space="0"/>
              <w:right w:val="nil"/>
              <w:insideH w:val="nil"/>
              <w:insideV w:val="nil"/>
            </w:tcBorders>
            <w:tcMar>
              <w:top w:w="70" w:type="dxa"/>
              <w:left w:w="70" w:type="dxa"/>
              <w:bottom w:w="70" w:type="dxa"/>
              <w:right w:w="70" w:type="dxa"/>
            </w:tcMar>
          </w:tcPr>
          <w:p w14:paraId="72696FF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3.68</w:t>
            </w:r>
          </w:p>
        </w:tc>
        <w:tc>
          <w:tcPr>
            <w:tcW w:w="1332" w:type="dxa"/>
            <w:tcBorders>
              <w:top w:val="nil"/>
              <w:left w:val="nil"/>
              <w:bottom w:val="single" w:color="000000" w:sz="12" w:space="0"/>
              <w:right w:val="nil"/>
              <w:insideH w:val="nil"/>
              <w:insideV w:val="nil"/>
            </w:tcBorders>
            <w:tcMar>
              <w:top w:w="70" w:type="dxa"/>
              <w:left w:w="70" w:type="dxa"/>
              <w:bottom w:w="70" w:type="dxa"/>
              <w:right w:w="70" w:type="dxa"/>
            </w:tcMar>
          </w:tcPr>
          <w:p w14:paraId="5D09BDB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18.07</w:t>
            </w:r>
          </w:p>
        </w:tc>
        <w:tc>
          <w:tcPr>
            <w:tcW w:w="1332" w:type="dxa"/>
            <w:tcBorders>
              <w:top w:val="nil"/>
              <w:left w:val="nil"/>
              <w:bottom w:val="single" w:color="000000" w:sz="12" w:space="0"/>
              <w:right w:val="nil"/>
              <w:insideH w:val="nil"/>
              <w:insideV w:val="nil"/>
            </w:tcBorders>
            <w:tcMar>
              <w:top w:w="70" w:type="dxa"/>
              <w:left w:w="70" w:type="dxa"/>
              <w:bottom w:w="70" w:type="dxa"/>
              <w:right w:w="70" w:type="dxa"/>
            </w:tcMar>
          </w:tcPr>
          <w:p w14:paraId="267D00B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71.73</w:t>
            </w:r>
          </w:p>
        </w:tc>
        <w:tc>
          <w:tcPr>
            <w:tcW w:w="1332" w:type="dxa"/>
            <w:tcBorders>
              <w:top w:val="nil"/>
              <w:left w:val="nil"/>
              <w:bottom w:val="single" w:color="000000" w:sz="12" w:space="0"/>
              <w:right w:val="nil"/>
              <w:insideH w:val="nil"/>
              <w:insideV w:val="nil"/>
            </w:tcBorders>
            <w:tcMar>
              <w:top w:w="70" w:type="dxa"/>
              <w:left w:w="70" w:type="dxa"/>
              <w:bottom w:w="70" w:type="dxa"/>
              <w:right w:w="70" w:type="dxa"/>
            </w:tcMar>
          </w:tcPr>
          <w:p w14:paraId="667A411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91.16</w:t>
            </w:r>
          </w:p>
        </w:tc>
        <w:tc>
          <w:tcPr>
            <w:tcW w:w="1332" w:type="dxa"/>
            <w:tcBorders>
              <w:top w:val="nil"/>
              <w:left w:val="nil"/>
              <w:bottom w:val="single" w:color="000000" w:sz="12" w:space="0"/>
              <w:right w:val="nil"/>
              <w:insideH w:val="nil"/>
              <w:insideV w:val="nil"/>
            </w:tcBorders>
            <w:tcMar>
              <w:top w:w="70" w:type="dxa"/>
              <w:left w:w="70" w:type="dxa"/>
              <w:bottom w:w="70" w:type="dxa"/>
              <w:right w:w="70" w:type="dxa"/>
            </w:tcMar>
          </w:tcPr>
          <w:p w14:paraId="369B992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0.852</w:t>
            </w:r>
          </w:p>
        </w:tc>
      </w:tr>
    </w:tbl>
    <w:p w14:paraId="257D1404">
      <w:pPr>
        <w:rPr>
          <w:rFonts w:hint="default" w:ascii="Times New Roman Regular" w:hAnsi="Times New Roman Regular" w:cs="Times New Roman Regular"/>
          <w:sz w:val="21"/>
          <w:szCs w:val="21"/>
        </w:rPr>
      </w:pPr>
    </w:p>
    <w:p w14:paraId="20952EBF">
      <w:pPr>
        <w:spacing w:after="100" w:line="252" w:lineRule="auto"/>
        <w:rPr>
          <w:rFonts w:hint="default" w:ascii="Times New Roman" w:hAnsi="Times New Roman" w:eastAsia="Times New Roman"/>
          <w:b/>
          <w:sz w:val="22"/>
        </w:rPr>
      </w:pPr>
      <w:r>
        <w:rPr>
          <w:rFonts w:hint="default" w:ascii="Times New Roman" w:hAnsi="Times New Roman" w:eastAsia="Times New Roman"/>
          <w:b/>
          <w:sz w:val="22"/>
        </w:rPr>
        <w:t>Table S5. Passability-function stress-test bounds across the percentile grid</w:t>
      </w:r>
    </w:p>
    <w:tbl>
      <w:tblPr>
        <w:tblStyle w:val="32"/>
        <w:tblW w:w="0" w:type="auto"/>
        <w:tblInd w:w="0" w:type="dxa"/>
        <w:tblLayout w:type="autofit"/>
        <w:tblCellMar>
          <w:top w:w="0" w:type="dxa"/>
          <w:left w:w="108" w:type="dxa"/>
          <w:bottom w:w="0" w:type="dxa"/>
          <w:right w:w="108" w:type="dxa"/>
        </w:tblCellMar>
      </w:tblPr>
      <w:tblGrid>
        <w:gridCol w:w="1902"/>
        <w:gridCol w:w="1776"/>
        <w:gridCol w:w="1776"/>
        <w:gridCol w:w="1776"/>
        <w:gridCol w:w="1776"/>
        <w:gridCol w:w="1776"/>
      </w:tblGrid>
      <w:tr w14:paraId="2696EC00">
        <w:trPr>
          <w:tblHeader/>
        </w:trPr>
        <w:tc>
          <w:tcPr>
            <w:tcW w:w="1776"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6645254C">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Penalty form</w:t>
            </w:r>
          </w:p>
        </w:tc>
        <w:tc>
          <w:tcPr>
            <w:tcW w:w="1776"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646C7AA0">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Amplification</w:t>
            </w:r>
          </w:p>
        </w:tc>
        <w:tc>
          <w:tcPr>
            <w:tcW w:w="1776"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61D00E0C">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1h loss</w:t>
            </w:r>
          </w:p>
        </w:tc>
        <w:tc>
          <w:tcPr>
            <w:tcW w:w="1776"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150EAEB5">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Mean TGR</w:t>
            </w:r>
          </w:p>
        </w:tc>
        <w:tc>
          <w:tcPr>
            <w:tcW w:w="1776"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51E00839">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Top-25 Jaccard</w:t>
            </w:r>
          </w:p>
        </w:tc>
        <w:tc>
          <w:tcPr>
            <w:tcW w:w="1776"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410607D9">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Interpretation</w:t>
            </w:r>
          </w:p>
        </w:tc>
      </w:tr>
      <w:tr w14:paraId="745F728C">
        <w:tc>
          <w:tcPr>
            <w:tcW w:w="1776" w:type="dxa"/>
            <w:tcBorders>
              <w:top w:val="nil"/>
              <w:left w:val="nil"/>
              <w:bottom w:val="nil"/>
              <w:right w:val="nil"/>
              <w:insideH w:val="nil"/>
              <w:insideV w:val="nil"/>
            </w:tcBorders>
            <w:tcMar>
              <w:top w:w="70" w:type="dxa"/>
              <w:left w:w="70" w:type="dxa"/>
              <w:bottom w:w="70" w:type="dxa"/>
              <w:right w:w="70" w:type="dxa"/>
            </w:tcMar>
          </w:tcPr>
          <w:p w14:paraId="4EF54EB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proportional/capped-linear</w:t>
            </w:r>
          </w:p>
        </w:tc>
        <w:tc>
          <w:tcPr>
            <w:tcW w:w="1776" w:type="dxa"/>
            <w:tcBorders>
              <w:top w:val="nil"/>
              <w:left w:val="nil"/>
              <w:bottom w:val="nil"/>
              <w:right w:val="nil"/>
              <w:insideH w:val="nil"/>
              <w:insideV w:val="nil"/>
            </w:tcBorders>
            <w:tcMar>
              <w:top w:w="70" w:type="dxa"/>
              <w:left w:w="70" w:type="dxa"/>
              <w:bottom w:w="70" w:type="dxa"/>
              <w:right w:w="70" w:type="dxa"/>
            </w:tcMar>
          </w:tcPr>
          <w:p w14:paraId="5574609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1.189-1.207</w:t>
            </w:r>
          </w:p>
        </w:tc>
        <w:tc>
          <w:tcPr>
            <w:tcW w:w="1776" w:type="dxa"/>
            <w:tcBorders>
              <w:top w:val="nil"/>
              <w:left w:val="nil"/>
              <w:bottom w:val="nil"/>
              <w:right w:val="nil"/>
              <w:insideH w:val="nil"/>
              <w:insideV w:val="nil"/>
            </w:tcBorders>
            <w:tcMar>
              <w:top w:w="70" w:type="dxa"/>
              <w:left w:w="70" w:type="dxa"/>
              <w:bottom w:w="70" w:type="dxa"/>
              <w:right w:w="70" w:type="dxa"/>
            </w:tcMar>
          </w:tcPr>
          <w:p w14:paraId="322E485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3.56-4.36%</w:t>
            </w:r>
          </w:p>
        </w:tc>
        <w:tc>
          <w:tcPr>
            <w:tcW w:w="1776" w:type="dxa"/>
            <w:tcBorders>
              <w:top w:val="nil"/>
              <w:left w:val="nil"/>
              <w:bottom w:val="nil"/>
              <w:right w:val="nil"/>
              <w:insideH w:val="nil"/>
              <w:insideV w:val="nil"/>
            </w:tcBorders>
            <w:tcMar>
              <w:top w:w="70" w:type="dxa"/>
              <w:left w:w="70" w:type="dxa"/>
              <w:bottom w:w="70" w:type="dxa"/>
              <w:right w:w="70" w:type="dxa"/>
            </w:tcMar>
          </w:tcPr>
          <w:p w14:paraId="78F8A0D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17.85-18.07</w:t>
            </w:r>
          </w:p>
        </w:tc>
        <w:tc>
          <w:tcPr>
            <w:tcW w:w="1776" w:type="dxa"/>
            <w:tcBorders>
              <w:top w:val="nil"/>
              <w:left w:val="nil"/>
              <w:bottom w:val="nil"/>
              <w:right w:val="nil"/>
              <w:insideH w:val="nil"/>
              <w:insideV w:val="nil"/>
            </w:tcBorders>
            <w:tcMar>
              <w:top w:w="70" w:type="dxa"/>
              <w:left w:w="70" w:type="dxa"/>
              <w:bottom w:w="70" w:type="dxa"/>
              <w:right w:w="70" w:type="dxa"/>
            </w:tcMar>
          </w:tcPr>
          <w:p w14:paraId="17E2B23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0.852-1.000</w:t>
            </w:r>
          </w:p>
        </w:tc>
        <w:tc>
          <w:tcPr>
            <w:tcW w:w="1776" w:type="dxa"/>
            <w:tcBorders>
              <w:top w:val="nil"/>
              <w:left w:val="nil"/>
              <w:bottom w:val="nil"/>
              <w:right w:val="nil"/>
              <w:insideH w:val="nil"/>
              <w:insideV w:val="nil"/>
            </w:tcBorders>
            <w:tcMar>
              <w:top w:w="70" w:type="dxa"/>
              <w:left w:w="70" w:type="dxa"/>
              <w:bottom w:w="70" w:type="dxa"/>
              <w:right w:w="70" w:type="dxa"/>
            </w:tcMar>
          </w:tcPr>
          <w:p w14:paraId="5C4EBB0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Central continuous specification</w:t>
            </w:r>
          </w:p>
        </w:tc>
      </w:tr>
      <w:tr w14:paraId="76445387">
        <w:tc>
          <w:tcPr>
            <w:tcW w:w="1776" w:type="dxa"/>
            <w:tcBorders>
              <w:top w:val="nil"/>
              <w:left w:val="nil"/>
              <w:bottom w:val="nil"/>
              <w:right w:val="nil"/>
              <w:insideH w:val="nil"/>
              <w:insideV w:val="nil"/>
            </w:tcBorders>
            <w:tcMar>
              <w:top w:w="70" w:type="dxa"/>
              <w:left w:w="70" w:type="dxa"/>
              <w:bottom w:w="70" w:type="dxa"/>
              <w:right w:w="70" w:type="dxa"/>
            </w:tcMar>
          </w:tcPr>
          <w:p w14:paraId="234F2CC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logistic</w:t>
            </w:r>
          </w:p>
        </w:tc>
        <w:tc>
          <w:tcPr>
            <w:tcW w:w="1776" w:type="dxa"/>
            <w:tcBorders>
              <w:top w:val="nil"/>
              <w:left w:val="nil"/>
              <w:bottom w:val="nil"/>
              <w:right w:val="nil"/>
              <w:insideH w:val="nil"/>
              <w:insideV w:val="nil"/>
            </w:tcBorders>
            <w:tcMar>
              <w:top w:w="70" w:type="dxa"/>
              <w:left w:w="70" w:type="dxa"/>
              <w:bottom w:w="70" w:type="dxa"/>
              <w:right w:w="70" w:type="dxa"/>
            </w:tcMar>
          </w:tcPr>
          <w:p w14:paraId="74FF675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1.079-1.149</w:t>
            </w:r>
          </w:p>
        </w:tc>
        <w:tc>
          <w:tcPr>
            <w:tcW w:w="1776" w:type="dxa"/>
            <w:tcBorders>
              <w:top w:val="nil"/>
              <w:left w:val="nil"/>
              <w:bottom w:val="nil"/>
              <w:right w:val="nil"/>
              <w:insideH w:val="nil"/>
              <w:insideV w:val="nil"/>
            </w:tcBorders>
            <w:tcMar>
              <w:top w:w="70" w:type="dxa"/>
              <w:left w:w="70" w:type="dxa"/>
              <w:bottom w:w="70" w:type="dxa"/>
              <w:right w:w="70" w:type="dxa"/>
            </w:tcMar>
          </w:tcPr>
          <w:p w14:paraId="26A5E24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6.67-12.05%</w:t>
            </w:r>
          </w:p>
        </w:tc>
        <w:tc>
          <w:tcPr>
            <w:tcW w:w="1776" w:type="dxa"/>
            <w:tcBorders>
              <w:top w:val="nil"/>
              <w:left w:val="nil"/>
              <w:bottom w:val="nil"/>
              <w:right w:val="nil"/>
              <w:insideH w:val="nil"/>
              <w:insideV w:val="nil"/>
            </w:tcBorders>
            <w:tcMar>
              <w:top w:w="70" w:type="dxa"/>
              <w:left w:w="70" w:type="dxa"/>
              <w:bottom w:w="70" w:type="dxa"/>
              <w:right w:w="70" w:type="dxa"/>
            </w:tcMar>
          </w:tcPr>
          <w:p w14:paraId="3009E97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26.03-26.78</w:t>
            </w:r>
          </w:p>
        </w:tc>
        <w:tc>
          <w:tcPr>
            <w:tcW w:w="1776" w:type="dxa"/>
            <w:tcBorders>
              <w:top w:val="nil"/>
              <w:left w:val="nil"/>
              <w:bottom w:val="nil"/>
              <w:right w:val="nil"/>
              <w:insideH w:val="nil"/>
              <w:insideV w:val="nil"/>
            </w:tcBorders>
            <w:tcMar>
              <w:top w:w="70" w:type="dxa"/>
              <w:left w:w="70" w:type="dxa"/>
              <w:bottom w:w="70" w:type="dxa"/>
              <w:right w:w="70" w:type="dxa"/>
            </w:tcMar>
          </w:tcPr>
          <w:p w14:paraId="766BB80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0.667-0.786</w:t>
            </w:r>
          </w:p>
        </w:tc>
        <w:tc>
          <w:tcPr>
            <w:tcW w:w="1776" w:type="dxa"/>
            <w:tcBorders>
              <w:top w:val="nil"/>
              <w:left w:val="nil"/>
              <w:bottom w:val="nil"/>
              <w:right w:val="nil"/>
              <w:insideH w:val="nil"/>
              <w:insideV w:val="nil"/>
            </w:tcBorders>
            <w:tcMar>
              <w:top w:w="70" w:type="dxa"/>
              <w:left w:w="70" w:type="dxa"/>
              <w:bottom w:w="70" w:type="dxa"/>
              <w:right w:w="70" w:type="dxa"/>
            </w:tcMar>
          </w:tcPr>
          <w:p w14:paraId="3777A45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Smooth stress test; magnitude is calibration-sensitive</w:t>
            </w:r>
          </w:p>
        </w:tc>
      </w:tr>
      <w:tr w14:paraId="3EEA4587">
        <w:tc>
          <w:tcPr>
            <w:tcW w:w="1776" w:type="dxa"/>
            <w:tcBorders>
              <w:top w:val="nil"/>
              <w:left w:val="nil"/>
              <w:bottom w:val="single" w:color="000000" w:sz="12" w:space="0"/>
              <w:right w:val="nil"/>
              <w:insideH w:val="nil"/>
              <w:insideV w:val="nil"/>
            </w:tcBorders>
            <w:tcMar>
              <w:top w:w="70" w:type="dxa"/>
              <w:left w:w="70" w:type="dxa"/>
              <w:bottom w:w="70" w:type="dxa"/>
              <w:right w:w="70" w:type="dxa"/>
            </w:tcMar>
          </w:tcPr>
          <w:p w14:paraId="16E3DA3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binary threshold blockage</w:t>
            </w:r>
          </w:p>
        </w:tc>
        <w:tc>
          <w:tcPr>
            <w:tcW w:w="1776" w:type="dxa"/>
            <w:tcBorders>
              <w:top w:val="nil"/>
              <w:left w:val="nil"/>
              <w:bottom w:val="single" w:color="000000" w:sz="12" w:space="0"/>
              <w:right w:val="nil"/>
              <w:insideH w:val="nil"/>
              <w:insideV w:val="nil"/>
            </w:tcBorders>
            <w:tcMar>
              <w:top w:w="70" w:type="dxa"/>
              <w:left w:w="70" w:type="dxa"/>
              <w:bottom w:w="70" w:type="dxa"/>
              <w:right w:w="70" w:type="dxa"/>
            </w:tcMar>
          </w:tcPr>
          <w:p w14:paraId="6EBEDF6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0.870-0.876</w:t>
            </w:r>
          </w:p>
        </w:tc>
        <w:tc>
          <w:tcPr>
            <w:tcW w:w="1776" w:type="dxa"/>
            <w:tcBorders>
              <w:top w:val="nil"/>
              <w:left w:val="nil"/>
              <w:bottom w:val="single" w:color="000000" w:sz="12" w:space="0"/>
              <w:right w:val="nil"/>
              <w:insideH w:val="nil"/>
              <w:insideV w:val="nil"/>
            </w:tcBorders>
            <w:tcMar>
              <w:top w:w="70" w:type="dxa"/>
              <w:left w:w="70" w:type="dxa"/>
              <w:bottom w:w="70" w:type="dxa"/>
              <w:right w:w="70" w:type="dxa"/>
            </w:tcMar>
          </w:tcPr>
          <w:p w14:paraId="13FD4FE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38.99-42.08%</w:t>
            </w:r>
          </w:p>
        </w:tc>
        <w:tc>
          <w:tcPr>
            <w:tcW w:w="1776" w:type="dxa"/>
            <w:tcBorders>
              <w:top w:val="nil"/>
              <w:left w:val="nil"/>
              <w:bottom w:val="single" w:color="000000" w:sz="12" w:space="0"/>
              <w:right w:val="nil"/>
              <w:insideH w:val="nil"/>
              <w:insideV w:val="nil"/>
            </w:tcBorders>
            <w:tcMar>
              <w:top w:w="70" w:type="dxa"/>
              <w:left w:w="70" w:type="dxa"/>
              <w:bottom w:w="70" w:type="dxa"/>
              <w:right w:w="70" w:type="dxa"/>
            </w:tcMar>
          </w:tcPr>
          <w:p w14:paraId="6BB2A98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37.69-50.52</w:t>
            </w:r>
          </w:p>
        </w:tc>
        <w:tc>
          <w:tcPr>
            <w:tcW w:w="1776" w:type="dxa"/>
            <w:tcBorders>
              <w:top w:val="nil"/>
              <w:left w:val="nil"/>
              <w:bottom w:val="single" w:color="000000" w:sz="12" w:space="0"/>
              <w:right w:val="nil"/>
              <w:insideH w:val="nil"/>
              <w:insideV w:val="nil"/>
            </w:tcBorders>
            <w:tcMar>
              <w:top w:w="70" w:type="dxa"/>
              <w:left w:w="70" w:type="dxa"/>
              <w:bottom w:w="70" w:type="dxa"/>
              <w:right w:w="70" w:type="dxa"/>
            </w:tcMar>
          </w:tcPr>
          <w:p w14:paraId="5E09917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0.220-0.220</w:t>
            </w:r>
          </w:p>
        </w:tc>
        <w:tc>
          <w:tcPr>
            <w:tcW w:w="1776" w:type="dxa"/>
            <w:tcBorders>
              <w:top w:val="nil"/>
              <w:left w:val="nil"/>
              <w:bottom w:val="single" w:color="000000" w:sz="12" w:space="0"/>
              <w:right w:val="nil"/>
              <w:insideH w:val="nil"/>
              <w:insideV w:val="nil"/>
            </w:tcBorders>
            <w:tcMar>
              <w:top w:w="70" w:type="dxa"/>
              <w:left w:w="70" w:type="dxa"/>
              <w:bottom w:w="70" w:type="dxa"/>
              <w:right w:w="70" w:type="dxa"/>
            </w:tcMar>
          </w:tcPr>
          <w:p w14:paraId="2E1BF46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Conservative stress-test bound, not a central estimate</w:t>
            </w:r>
          </w:p>
        </w:tc>
      </w:tr>
    </w:tbl>
    <w:p w14:paraId="6DF413EA">
      <w:pPr>
        <w:rPr>
          <w:rFonts w:hint="default" w:ascii="Times New Roman Regular" w:hAnsi="Times New Roman Regular" w:cs="Times New Roman Regular"/>
          <w:sz w:val="21"/>
          <w:szCs w:val="21"/>
        </w:rPr>
      </w:pPr>
    </w:p>
    <w:p w14:paraId="573008B6">
      <w:pPr>
        <w:spacing w:after="100" w:line="252"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The headline results are stable under alternative precipitation percentiles and soil-moisture thresholds when continuous passability penalties are used. Binary blockage and steep logistic penalties produce substantially larger access losses and are therefore reported as conservative stress-test bounds rather than pooled with the central estimates.</w:t>
      </w:r>
    </w:p>
    <w:p w14:paraId="65D7EFD8">
      <w:pPr>
        <w:spacing w:after="100" w:line="252" w:lineRule="auto"/>
        <w:rPr>
          <w:rFonts w:hint="default" w:ascii="Times New Roman" w:hAnsi="Times New Roman" w:eastAsia="Times New Roman"/>
          <w:b/>
          <w:sz w:val="24"/>
        </w:rPr>
      </w:pPr>
      <w:r>
        <w:rPr>
          <w:rFonts w:hint="default" w:ascii="Times New Roman" w:hAnsi="Times New Roman" w:eastAsia="Times New Roman"/>
          <w:b/>
          <w:sz w:val="24"/>
        </w:rPr>
        <w:t>Supplementary Methods S5. Paved-road climate-neutral assumption</w:t>
      </w:r>
    </w:p>
    <w:p w14:paraId="1C460BEC">
      <w:pPr>
        <w:spacing w:after="100" w:line="252"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The Africa-layer analysis treats paved roads as climate-neutral links in the default specification. Because this is a strong assumption, we tested alternative paved-road specifications. First, paved links were assigned a higher fixed speed of 80 km/h instead of the median unpaved-road speed. Second, paved links were allowed to experience mild or moderate climate degradation.</w:t>
      </w:r>
    </w:p>
    <w:p w14:paraId="05495467">
      <w:pPr>
        <w:spacing w:after="100" w:line="252"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We compared each specification using cross-country travel-time increase, the amplification factor, rank correlation in corridor increases and overlap in the top corridor hotspots.</w:t>
      </w:r>
    </w:p>
    <w:p w14:paraId="0DD4C2B3">
      <w:pPr>
        <w:spacing w:after="100" w:line="252" w:lineRule="auto"/>
        <w:rPr>
          <w:rFonts w:hint="default" w:ascii="Times New Roman" w:hAnsi="Times New Roman" w:eastAsia="Times New Roman"/>
          <w:b/>
          <w:sz w:val="22"/>
        </w:rPr>
      </w:pPr>
      <w:r>
        <w:rPr>
          <w:rFonts w:hint="default" w:ascii="Times New Roman" w:hAnsi="Times New Roman" w:eastAsia="Times New Roman"/>
          <w:b/>
          <w:sz w:val="22"/>
        </w:rPr>
        <w:t>Table S6. Robustness of Africa-layer results to paved-road assumptions</w:t>
      </w:r>
    </w:p>
    <w:tbl>
      <w:tblPr>
        <w:tblStyle w:val="32"/>
        <w:tblW w:w="0" w:type="auto"/>
        <w:tblInd w:w="0" w:type="dxa"/>
        <w:tblLayout w:type="fixed"/>
        <w:tblCellMar>
          <w:top w:w="0" w:type="dxa"/>
          <w:left w:w="108" w:type="dxa"/>
          <w:bottom w:w="0" w:type="dxa"/>
          <w:right w:w="108" w:type="dxa"/>
        </w:tblCellMar>
      </w:tblPr>
      <w:tblGrid>
        <w:gridCol w:w="1539"/>
        <w:gridCol w:w="1358"/>
        <w:gridCol w:w="1144"/>
        <w:gridCol w:w="1332"/>
        <w:gridCol w:w="1332"/>
        <w:gridCol w:w="1332"/>
        <w:gridCol w:w="1332"/>
        <w:gridCol w:w="1424"/>
      </w:tblGrid>
      <w:tr w14:paraId="38ED41ED">
        <w:trPr>
          <w:tblHeader/>
        </w:trPr>
        <w:tc>
          <w:tcPr>
            <w:tcW w:w="1539"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3AD0B0EF">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Paved-road assumption</w:t>
            </w:r>
          </w:p>
        </w:tc>
        <w:tc>
          <w:tcPr>
            <w:tcW w:w="1358"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46B7D4BB">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Cross-country increase (%)</w:t>
            </w:r>
          </w:p>
        </w:tc>
        <w:tc>
          <w:tcPr>
            <w:tcW w:w="1144"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7658CBEA">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Amplification</w:t>
            </w:r>
          </w:p>
        </w:tc>
        <w:tc>
          <w:tcPr>
            <w:tcW w:w="133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6A5C3510">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Spearman</w:t>
            </w:r>
          </w:p>
        </w:tc>
        <w:tc>
          <w:tcPr>
            <w:tcW w:w="133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6CADC4B7">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Top-10 Jaccard</w:t>
            </w:r>
          </w:p>
        </w:tc>
        <w:tc>
          <w:tcPr>
            <w:tcW w:w="133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560401AF">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Top-25 Jaccard</w:t>
            </w:r>
          </w:p>
        </w:tc>
        <w:tc>
          <w:tcPr>
            <w:tcW w:w="133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6C623E42">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Top-50 Jaccard</w:t>
            </w:r>
          </w:p>
        </w:tc>
        <w:tc>
          <w:tcPr>
            <w:tcW w:w="1424"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4C775FEA">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Interpretation</w:t>
            </w:r>
          </w:p>
        </w:tc>
      </w:tr>
      <w:tr w14:paraId="6352307F">
        <w:tc>
          <w:tcPr>
            <w:tcW w:w="1539" w:type="dxa"/>
            <w:tcBorders>
              <w:top w:val="nil"/>
              <w:left w:val="nil"/>
              <w:bottom w:val="nil"/>
              <w:right w:val="nil"/>
              <w:insideH w:val="nil"/>
              <w:insideV w:val="nil"/>
            </w:tcBorders>
            <w:tcMar>
              <w:top w:w="70" w:type="dxa"/>
              <w:left w:w="70" w:type="dxa"/>
              <w:bottom w:w="70" w:type="dxa"/>
              <w:right w:w="70" w:type="dxa"/>
            </w:tcMar>
          </w:tcPr>
          <w:p w14:paraId="06F9168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Default web1 assumption</w:t>
            </w:r>
          </w:p>
        </w:tc>
        <w:tc>
          <w:tcPr>
            <w:tcW w:w="1358" w:type="dxa"/>
            <w:tcBorders>
              <w:top w:val="nil"/>
              <w:left w:val="nil"/>
              <w:bottom w:val="nil"/>
              <w:right w:val="nil"/>
              <w:insideH w:val="nil"/>
              <w:insideV w:val="nil"/>
            </w:tcBorders>
            <w:tcMar>
              <w:top w:w="70" w:type="dxa"/>
              <w:left w:w="70" w:type="dxa"/>
              <w:bottom w:w="70" w:type="dxa"/>
              <w:right w:w="70" w:type="dxa"/>
            </w:tcMar>
          </w:tcPr>
          <w:p w14:paraId="091D552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36.55</w:t>
            </w:r>
          </w:p>
        </w:tc>
        <w:tc>
          <w:tcPr>
            <w:tcW w:w="1144" w:type="dxa"/>
            <w:tcBorders>
              <w:top w:val="nil"/>
              <w:left w:val="nil"/>
              <w:bottom w:val="nil"/>
              <w:right w:val="nil"/>
              <w:insideH w:val="nil"/>
              <w:insideV w:val="nil"/>
            </w:tcBorders>
            <w:tcMar>
              <w:top w:w="70" w:type="dxa"/>
              <w:left w:w="70" w:type="dxa"/>
              <w:bottom w:w="70" w:type="dxa"/>
              <w:right w:w="70" w:type="dxa"/>
            </w:tcMar>
          </w:tcPr>
          <w:p w14:paraId="4ACA904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1.198</w:t>
            </w:r>
          </w:p>
        </w:tc>
        <w:tc>
          <w:tcPr>
            <w:tcW w:w="1332" w:type="dxa"/>
            <w:tcBorders>
              <w:top w:val="nil"/>
              <w:left w:val="nil"/>
              <w:bottom w:val="nil"/>
              <w:right w:val="nil"/>
              <w:insideH w:val="nil"/>
              <w:insideV w:val="nil"/>
            </w:tcBorders>
            <w:tcMar>
              <w:top w:w="70" w:type="dxa"/>
              <w:left w:w="70" w:type="dxa"/>
              <w:bottom w:w="70" w:type="dxa"/>
              <w:right w:w="70" w:type="dxa"/>
            </w:tcMar>
          </w:tcPr>
          <w:p w14:paraId="073919E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w:t>
            </w:r>
          </w:p>
        </w:tc>
        <w:tc>
          <w:tcPr>
            <w:tcW w:w="1332" w:type="dxa"/>
            <w:tcBorders>
              <w:top w:val="nil"/>
              <w:left w:val="nil"/>
              <w:bottom w:val="nil"/>
              <w:right w:val="nil"/>
              <w:insideH w:val="nil"/>
              <w:insideV w:val="nil"/>
            </w:tcBorders>
            <w:tcMar>
              <w:top w:w="70" w:type="dxa"/>
              <w:left w:w="70" w:type="dxa"/>
              <w:bottom w:w="70" w:type="dxa"/>
              <w:right w:w="70" w:type="dxa"/>
            </w:tcMar>
          </w:tcPr>
          <w:p w14:paraId="0757F23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w:t>
            </w:r>
          </w:p>
        </w:tc>
        <w:tc>
          <w:tcPr>
            <w:tcW w:w="1332" w:type="dxa"/>
            <w:tcBorders>
              <w:top w:val="nil"/>
              <w:left w:val="nil"/>
              <w:bottom w:val="nil"/>
              <w:right w:val="nil"/>
              <w:insideH w:val="nil"/>
              <w:insideV w:val="nil"/>
            </w:tcBorders>
            <w:tcMar>
              <w:top w:w="70" w:type="dxa"/>
              <w:left w:w="70" w:type="dxa"/>
              <w:bottom w:w="70" w:type="dxa"/>
              <w:right w:w="70" w:type="dxa"/>
            </w:tcMar>
          </w:tcPr>
          <w:p w14:paraId="7D80DAF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w:t>
            </w:r>
          </w:p>
        </w:tc>
        <w:tc>
          <w:tcPr>
            <w:tcW w:w="1332" w:type="dxa"/>
            <w:tcBorders>
              <w:top w:val="nil"/>
              <w:left w:val="nil"/>
              <w:bottom w:val="nil"/>
              <w:right w:val="nil"/>
              <w:insideH w:val="nil"/>
              <w:insideV w:val="nil"/>
            </w:tcBorders>
            <w:tcMar>
              <w:top w:w="70" w:type="dxa"/>
              <w:left w:w="70" w:type="dxa"/>
              <w:bottom w:w="70" w:type="dxa"/>
              <w:right w:w="70" w:type="dxa"/>
            </w:tcMar>
          </w:tcPr>
          <w:p w14:paraId="73C7E5D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w:t>
            </w:r>
          </w:p>
        </w:tc>
        <w:tc>
          <w:tcPr>
            <w:tcW w:w="1424" w:type="dxa"/>
            <w:tcBorders>
              <w:top w:val="nil"/>
              <w:left w:val="nil"/>
              <w:bottom w:val="nil"/>
              <w:right w:val="nil"/>
              <w:insideH w:val="nil"/>
              <w:insideV w:val="nil"/>
            </w:tcBorders>
            <w:tcMar>
              <w:top w:w="70" w:type="dxa"/>
              <w:left w:w="70" w:type="dxa"/>
              <w:bottom w:w="70" w:type="dxa"/>
              <w:right w:w="70" w:type="dxa"/>
            </w:tcMar>
          </w:tcPr>
          <w:p w14:paraId="1A26EA3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Baseline</w:t>
            </w:r>
          </w:p>
        </w:tc>
      </w:tr>
      <w:tr w14:paraId="5E4226AF">
        <w:tc>
          <w:tcPr>
            <w:tcW w:w="1539" w:type="dxa"/>
            <w:tcBorders>
              <w:top w:val="nil"/>
              <w:left w:val="nil"/>
              <w:bottom w:val="nil"/>
              <w:right w:val="nil"/>
              <w:insideH w:val="nil"/>
              <w:insideV w:val="nil"/>
            </w:tcBorders>
            <w:tcMar>
              <w:top w:w="70" w:type="dxa"/>
              <w:left w:w="70" w:type="dxa"/>
              <w:bottom w:w="70" w:type="dxa"/>
              <w:right w:w="70" w:type="dxa"/>
            </w:tcMar>
          </w:tcPr>
          <w:p w14:paraId="4EDA97C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Fixed 80 km/h, climate-neutral</w:t>
            </w:r>
          </w:p>
        </w:tc>
        <w:tc>
          <w:tcPr>
            <w:tcW w:w="1358" w:type="dxa"/>
            <w:tcBorders>
              <w:top w:val="nil"/>
              <w:left w:val="nil"/>
              <w:bottom w:val="nil"/>
              <w:right w:val="nil"/>
              <w:insideH w:val="nil"/>
              <w:insideV w:val="nil"/>
            </w:tcBorders>
            <w:tcMar>
              <w:top w:w="70" w:type="dxa"/>
              <w:left w:w="70" w:type="dxa"/>
              <w:bottom w:w="70" w:type="dxa"/>
              <w:right w:w="70" w:type="dxa"/>
            </w:tcMar>
          </w:tcPr>
          <w:p w14:paraId="5B042E6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36.57</w:t>
            </w:r>
          </w:p>
        </w:tc>
        <w:tc>
          <w:tcPr>
            <w:tcW w:w="1144" w:type="dxa"/>
            <w:tcBorders>
              <w:top w:val="nil"/>
              <w:left w:val="nil"/>
              <w:bottom w:val="nil"/>
              <w:right w:val="nil"/>
              <w:insideH w:val="nil"/>
              <w:insideV w:val="nil"/>
            </w:tcBorders>
            <w:tcMar>
              <w:top w:w="70" w:type="dxa"/>
              <w:left w:w="70" w:type="dxa"/>
              <w:bottom w:w="70" w:type="dxa"/>
              <w:right w:w="70" w:type="dxa"/>
            </w:tcMar>
          </w:tcPr>
          <w:p w14:paraId="0FA289C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1.199</w:t>
            </w:r>
          </w:p>
        </w:tc>
        <w:tc>
          <w:tcPr>
            <w:tcW w:w="1332" w:type="dxa"/>
            <w:tcBorders>
              <w:top w:val="nil"/>
              <w:left w:val="nil"/>
              <w:bottom w:val="nil"/>
              <w:right w:val="nil"/>
              <w:insideH w:val="nil"/>
              <w:insideV w:val="nil"/>
            </w:tcBorders>
            <w:tcMar>
              <w:top w:w="70" w:type="dxa"/>
              <w:left w:w="70" w:type="dxa"/>
              <w:bottom w:w="70" w:type="dxa"/>
              <w:right w:w="70" w:type="dxa"/>
            </w:tcMar>
          </w:tcPr>
          <w:p w14:paraId="5256ABA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w:t>
            </w:r>
          </w:p>
        </w:tc>
        <w:tc>
          <w:tcPr>
            <w:tcW w:w="1332" w:type="dxa"/>
            <w:tcBorders>
              <w:top w:val="nil"/>
              <w:left w:val="nil"/>
              <w:bottom w:val="nil"/>
              <w:right w:val="nil"/>
              <w:insideH w:val="nil"/>
              <w:insideV w:val="nil"/>
            </w:tcBorders>
            <w:tcMar>
              <w:top w:w="70" w:type="dxa"/>
              <w:left w:w="70" w:type="dxa"/>
              <w:bottom w:w="70" w:type="dxa"/>
              <w:right w:w="70" w:type="dxa"/>
            </w:tcMar>
          </w:tcPr>
          <w:p w14:paraId="78564A1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w:t>
            </w:r>
          </w:p>
        </w:tc>
        <w:tc>
          <w:tcPr>
            <w:tcW w:w="1332" w:type="dxa"/>
            <w:tcBorders>
              <w:top w:val="nil"/>
              <w:left w:val="nil"/>
              <w:bottom w:val="nil"/>
              <w:right w:val="nil"/>
              <w:insideH w:val="nil"/>
              <w:insideV w:val="nil"/>
            </w:tcBorders>
            <w:tcMar>
              <w:top w:w="70" w:type="dxa"/>
              <w:left w:w="70" w:type="dxa"/>
              <w:bottom w:w="70" w:type="dxa"/>
              <w:right w:w="70" w:type="dxa"/>
            </w:tcMar>
          </w:tcPr>
          <w:p w14:paraId="3B61DF9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w:t>
            </w:r>
          </w:p>
        </w:tc>
        <w:tc>
          <w:tcPr>
            <w:tcW w:w="1332" w:type="dxa"/>
            <w:tcBorders>
              <w:top w:val="nil"/>
              <w:left w:val="nil"/>
              <w:bottom w:val="nil"/>
              <w:right w:val="nil"/>
              <w:insideH w:val="nil"/>
              <w:insideV w:val="nil"/>
            </w:tcBorders>
            <w:tcMar>
              <w:top w:w="70" w:type="dxa"/>
              <w:left w:w="70" w:type="dxa"/>
              <w:bottom w:w="70" w:type="dxa"/>
              <w:right w:w="70" w:type="dxa"/>
            </w:tcMar>
          </w:tcPr>
          <w:p w14:paraId="3D06E28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0.961</w:t>
            </w:r>
          </w:p>
        </w:tc>
        <w:tc>
          <w:tcPr>
            <w:tcW w:w="1424" w:type="dxa"/>
            <w:tcBorders>
              <w:top w:val="nil"/>
              <w:left w:val="nil"/>
              <w:bottom w:val="nil"/>
              <w:right w:val="nil"/>
              <w:insideH w:val="nil"/>
              <w:insideV w:val="nil"/>
            </w:tcBorders>
            <w:tcMar>
              <w:top w:w="70" w:type="dxa"/>
              <w:left w:w="70" w:type="dxa"/>
              <w:bottom w:w="70" w:type="dxa"/>
              <w:right w:w="70" w:type="dxa"/>
            </w:tcMar>
          </w:tcPr>
          <w:p w14:paraId="67822C6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Stable</w:t>
            </w:r>
          </w:p>
        </w:tc>
      </w:tr>
      <w:tr w14:paraId="6D216F97">
        <w:tc>
          <w:tcPr>
            <w:tcW w:w="1539" w:type="dxa"/>
            <w:tcBorders>
              <w:top w:val="nil"/>
              <w:left w:val="nil"/>
              <w:bottom w:val="nil"/>
              <w:right w:val="nil"/>
              <w:insideH w:val="nil"/>
              <w:insideV w:val="nil"/>
            </w:tcBorders>
            <w:tcMar>
              <w:top w:w="70" w:type="dxa"/>
              <w:left w:w="70" w:type="dxa"/>
              <w:bottom w:w="70" w:type="dxa"/>
              <w:right w:w="70" w:type="dxa"/>
            </w:tcMar>
          </w:tcPr>
          <w:p w14:paraId="57CD547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Fixed 80 to 72 km/h, light degradation</w:t>
            </w:r>
          </w:p>
        </w:tc>
        <w:tc>
          <w:tcPr>
            <w:tcW w:w="1358" w:type="dxa"/>
            <w:tcBorders>
              <w:top w:val="nil"/>
              <w:left w:val="nil"/>
              <w:bottom w:val="nil"/>
              <w:right w:val="nil"/>
              <w:insideH w:val="nil"/>
              <w:insideV w:val="nil"/>
            </w:tcBorders>
            <w:tcMar>
              <w:top w:w="70" w:type="dxa"/>
              <w:left w:w="70" w:type="dxa"/>
              <w:bottom w:w="70" w:type="dxa"/>
              <w:right w:w="70" w:type="dxa"/>
            </w:tcMar>
          </w:tcPr>
          <w:p w14:paraId="37FD807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41.80</w:t>
            </w:r>
          </w:p>
        </w:tc>
        <w:tc>
          <w:tcPr>
            <w:tcW w:w="1144" w:type="dxa"/>
            <w:tcBorders>
              <w:top w:val="nil"/>
              <w:left w:val="nil"/>
              <w:bottom w:val="nil"/>
              <w:right w:val="nil"/>
              <w:insideH w:val="nil"/>
              <w:insideV w:val="nil"/>
            </w:tcBorders>
            <w:tcMar>
              <w:top w:w="70" w:type="dxa"/>
              <w:left w:w="70" w:type="dxa"/>
              <w:bottom w:w="70" w:type="dxa"/>
              <w:right w:w="70" w:type="dxa"/>
            </w:tcMar>
          </w:tcPr>
          <w:p w14:paraId="2540C79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1.132</w:t>
            </w:r>
          </w:p>
        </w:tc>
        <w:tc>
          <w:tcPr>
            <w:tcW w:w="1332" w:type="dxa"/>
            <w:tcBorders>
              <w:top w:val="nil"/>
              <w:left w:val="nil"/>
              <w:bottom w:val="nil"/>
              <w:right w:val="nil"/>
              <w:insideH w:val="nil"/>
              <w:insideV w:val="nil"/>
            </w:tcBorders>
            <w:tcMar>
              <w:top w:w="70" w:type="dxa"/>
              <w:left w:w="70" w:type="dxa"/>
              <w:bottom w:w="70" w:type="dxa"/>
              <w:right w:w="70" w:type="dxa"/>
            </w:tcMar>
          </w:tcPr>
          <w:p w14:paraId="4FB683D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0.985</w:t>
            </w:r>
          </w:p>
        </w:tc>
        <w:tc>
          <w:tcPr>
            <w:tcW w:w="1332" w:type="dxa"/>
            <w:tcBorders>
              <w:top w:val="nil"/>
              <w:left w:val="nil"/>
              <w:bottom w:val="nil"/>
              <w:right w:val="nil"/>
              <w:insideH w:val="nil"/>
              <w:insideV w:val="nil"/>
            </w:tcBorders>
            <w:tcMar>
              <w:top w:w="70" w:type="dxa"/>
              <w:left w:w="70" w:type="dxa"/>
              <w:bottom w:w="70" w:type="dxa"/>
              <w:right w:w="70" w:type="dxa"/>
            </w:tcMar>
          </w:tcPr>
          <w:p w14:paraId="78708EA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0.818</w:t>
            </w:r>
          </w:p>
        </w:tc>
        <w:tc>
          <w:tcPr>
            <w:tcW w:w="1332" w:type="dxa"/>
            <w:tcBorders>
              <w:top w:val="nil"/>
              <w:left w:val="nil"/>
              <w:bottom w:val="nil"/>
              <w:right w:val="nil"/>
              <w:insideH w:val="nil"/>
              <w:insideV w:val="nil"/>
            </w:tcBorders>
            <w:tcMar>
              <w:top w:w="70" w:type="dxa"/>
              <w:left w:w="70" w:type="dxa"/>
              <w:bottom w:w="70" w:type="dxa"/>
              <w:right w:w="70" w:type="dxa"/>
            </w:tcMar>
          </w:tcPr>
          <w:p w14:paraId="6173BA1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0.852</w:t>
            </w:r>
          </w:p>
        </w:tc>
        <w:tc>
          <w:tcPr>
            <w:tcW w:w="1332" w:type="dxa"/>
            <w:tcBorders>
              <w:top w:val="nil"/>
              <w:left w:val="nil"/>
              <w:bottom w:val="nil"/>
              <w:right w:val="nil"/>
              <w:insideH w:val="nil"/>
              <w:insideV w:val="nil"/>
            </w:tcBorders>
            <w:tcMar>
              <w:top w:w="70" w:type="dxa"/>
              <w:left w:w="70" w:type="dxa"/>
              <w:bottom w:w="70" w:type="dxa"/>
              <w:right w:w="70" w:type="dxa"/>
            </w:tcMar>
          </w:tcPr>
          <w:p w14:paraId="5B66EA7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0.852</w:t>
            </w:r>
          </w:p>
        </w:tc>
        <w:tc>
          <w:tcPr>
            <w:tcW w:w="1424" w:type="dxa"/>
            <w:tcBorders>
              <w:top w:val="nil"/>
              <w:left w:val="nil"/>
              <w:bottom w:val="nil"/>
              <w:right w:val="nil"/>
              <w:insideH w:val="nil"/>
              <w:insideV w:val="nil"/>
            </w:tcBorders>
            <w:tcMar>
              <w:top w:w="70" w:type="dxa"/>
              <w:left w:w="70" w:type="dxa"/>
              <w:bottom w:w="70" w:type="dxa"/>
              <w:right w:w="70" w:type="dxa"/>
            </w:tcMar>
          </w:tcPr>
          <w:p w14:paraId="45A5FD6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Broadly stable</w:t>
            </w:r>
          </w:p>
        </w:tc>
      </w:tr>
      <w:tr w14:paraId="7809EE58">
        <w:tc>
          <w:tcPr>
            <w:tcW w:w="1539" w:type="dxa"/>
            <w:tcBorders>
              <w:top w:val="nil"/>
              <w:left w:val="nil"/>
              <w:bottom w:val="single" w:color="000000" w:sz="12" w:space="0"/>
              <w:right w:val="nil"/>
              <w:insideH w:val="nil"/>
              <w:insideV w:val="nil"/>
            </w:tcBorders>
            <w:tcMar>
              <w:top w:w="70" w:type="dxa"/>
              <w:left w:w="70" w:type="dxa"/>
              <w:bottom w:w="70" w:type="dxa"/>
              <w:right w:w="70" w:type="dxa"/>
            </w:tcMar>
          </w:tcPr>
          <w:p w14:paraId="58F7323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Fixed 80 to 65 km/h, moderate degradation</w:t>
            </w:r>
          </w:p>
        </w:tc>
        <w:tc>
          <w:tcPr>
            <w:tcW w:w="1358" w:type="dxa"/>
            <w:tcBorders>
              <w:top w:val="nil"/>
              <w:left w:val="nil"/>
              <w:bottom w:val="single" w:color="000000" w:sz="12" w:space="0"/>
              <w:right w:val="nil"/>
              <w:insideH w:val="nil"/>
              <w:insideV w:val="nil"/>
            </w:tcBorders>
            <w:tcMar>
              <w:top w:w="70" w:type="dxa"/>
              <w:left w:w="70" w:type="dxa"/>
              <w:bottom w:w="70" w:type="dxa"/>
              <w:right w:w="70" w:type="dxa"/>
            </w:tcMar>
          </w:tcPr>
          <w:p w14:paraId="6EC4827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47.13</w:t>
            </w:r>
          </w:p>
        </w:tc>
        <w:tc>
          <w:tcPr>
            <w:tcW w:w="1144" w:type="dxa"/>
            <w:tcBorders>
              <w:top w:val="nil"/>
              <w:left w:val="nil"/>
              <w:bottom w:val="single" w:color="000000" w:sz="12" w:space="0"/>
              <w:right w:val="nil"/>
              <w:insideH w:val="nil"/>
              <w:insideV w:val="nil"/>
            </w:tcBorders>
            <w:tcMar>
              <w:top w:w="70" w:type="dxa"/>
              <w:left w:w="70" w:type="dxa"/>
              <w:bottom w:w="70" w:type="dxa"/>
              <w:right w:w="70" w:type="dxa"/>
            </w:tcMar>
          </w:tcPr>
          <w:p w14:paraId="26FE36D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1.075</w:t>
            </w:r>
          </w:p>
        </w:tc>
        <w:tc>
          <w:tcPr>
            <w:tcW w:w="1332" w:type="dxa"/>
            <w:tcBorders>
              <w:top w:val="nil"/>
              <w:left w:val="nil"/>
              <w:bottom w:val="single" w:color="000000" w:sz="12" w:space="0"/>
              <w:right w:val="nil"/>
              <w:insideH w:val="nil"/>
              <w:insideV w:val="nil"/>
            </w:tcBorders>
            <w:tcMar>
              <w:top w:w="70" w:type="dxa"/>
              <w:left w:w="70" w:type="dxa"/>
              <w:bottom w:w="70" w:type="dxa"/>
              <w:right w:w="70" w:type="dxa"/>
            </w:tcMar>
          </w:tcPr>
          <w:p w14:paraId="174CF22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0.924</w:t>
            </w:r>
          </w:p>
        </w:tc>
        <w:tc>
          <w:tcPr>
            <w:tcW w:w="1332" w:type="dxa"/>
            <w:tcBorders>
              <w:top w:val="nil"/>
              <w:left w:val="nil"/>
              <w:bottom w:val="single" w:color="000000" w:sz="12" w:space="0"/>
              <w:right w:val="nil"/>
              <w:insideH w:val="nil"/>
              <w:insideV w:val="nil"/>
            </w:tcBorders>
            <w:tcMar>
              <w:top w:w="70" w:type="dxa"/>
              <w:left w:w="70" w:type="dxa"/>
              <w:bottom w:w="70" w:type="dxa"/>
              <w:right w:w="70" w:type="dxa"/>
            </w:tcMar>
          </w:tcPr>
          <w:p w14:paraId="1A0CE8D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0.818</w:t>
            </w:r>
          </w:p>
        </w:tc>
        <w:tc>
          <w:tcPr>
            <w:tcW w:w="1332" w:type="dxa"/>
            <w:tcBorders>
              <w:top w:val="nil"/>
              <w:left w:val="nil"/>
              <w:bottom w:val="single" w:color="000000" w:sz="12" w:space="0"/>
              <w:right w:val="nil"/>
              <w:insideH w:val="nil"/>
              <w:insideV w:val="nil"/>
            </w:tcBorders>
            <w:tcMar>
              <w:top w:w="70" w:type="dxa"/>
              <w:left w:w="70" w:type="dxa"/>
              <w:bottom w:w="70" w:type="dxa"/>
              <w:right w:w="70" w:type="dxa"/>
            </w:tcMar>
          </w:tcPr>
          <w:p w14:paraId="3ED8FEF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0.667</w:t>
            </w:r>
          </w:p>
        </w:tc>
        <w:tc>
          <w:tcPr>
            <w:tcW w:w="1332" w:type="dxa"/>
            <w:tcBorders>
              <w:top w:val="nil"/>
              <w:left w:val="nil"/>
              <w:bottom w:val="single" w:color="000000" w:sz="12" w:space="0"/>
              <w:right w:val="nil"/>
              <w:insideH w:val="nil"/>
              <w:insideV w:val="nil"/>
            </w:tcBorders>
            <w:tcMar>
              <w:top w:w="70" w:type="dxa"/>
              <w:left w:w="70" w:type="dxa"/>
              <w:bottom w:w="70" w:type="dxa"/>
              <w:right w:w="70" w:type="dxa"/>
            </w:tcMar>
          </w:tcPr>
          <w:p w14:paraId="567589B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0.695</w:t>
            </w:r>
          </w:p>
        </w:tc>
        <w:tc>
          <w:tcPr>
            <w:tcW w:w="1424" w:type="dxa"/>
            <w:tcBorders>
              <w:top w:val="nil"/>
              <w:left w:val="nil"/>
              <w:bottom w:val="single" w:color="000000" w:sz="12" w:space="0"/>
              <w:right w:val="nil"/>
              <w:insideH w:val="nil"/>
              <w:insideV w:val="nil"/>
            </w:tcBorders>
            <w:tcMar>
              <w:top w:w="70" w:type="dxa"/>
              <w:left w:w="70" w:type="dxa"/>
              <w:bottom w:w="70" w:type="dxa"/>
              <w:right w:w="70" w:type="dxa"/>
            </w:tcMar>
          </w:tcPr>
          <w:p w14:paraId="01C1920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Sensitivity boundary</w:t>
            </w:r>
          </w:p>
        </w:tc>
      </w:tr>
    </w:tbl>
    <w:p w14:paraId="5D1B222D">
      <w:pPr>
        <w:spacing w:after="100" w:line="252"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The Africa-layer result is robust to assigning paved links a higher fixed speed and to allowing mild paved-road degradation. Under moderate paved-road degradation, the magnitude of travel-time increase rises and the corridor hotspot ranking changes more substantially. We therefore report the moderate-degradation case as a sensitivity boundary rather than as an alternative central estimate.</w:t>
      </w:r>
    </w:p>
    <w:p w14:paraId="7FB8D15D">
      <w:pPr>
        <w:spacing w:after="100" w:line="252" w:lineRule="auto"/>
        <w:rPr>
          <w:rFonts w:hint="default" w:ascii="Times New Roman" w:hAnsi="Times New Roman" w:eastAsia="Times New Roman"/>
          <w:b/>
          <w:sz w:val="24"/>
        </w:rPr>
      </w:pPr>
      <w:r>
        <w:rPr>
          <w:rFonts w:hint="default" w:ascii="Times New Roman" w:hAnsi="Times New Roman" w:eastAsia="Times New Roman"/>
          <w:b/>
          <w:sz w:val="24"/>
        </w:rPr>
        <w:t>Supplementary Methods S6. Health facilities, population assignment and 50-km exclusion</w:t>
      </w:r>
    </w:p>
    <w:p w14:paraId="2F9F533E">
      <w:pPr>
        <w:spacing w:after="100" w:line="252"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We used health facilities as destinations because access to emergency and primary care is highly time-sensitive. Delays in reaching care can increase preventable mortality, especially for obstetric emergencies, trauma and infectious disease crises. Unlike schools, markets or government offices, healthcare access also has an established clinical benchmark: the WHO 1-hour threshold. This makes it suitable for consistent cross-country comparison.</w:t>
      </w:r>
    </w:p>
    <w:p w14:paraId="651B8B1C">
      <w:pPr>
        <w:spacing w:after="100" w:line="252"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For each road-network node, we computed travel time to the nearest facility using a multi-source Dijkstra search seeded with all facility anchor nodes. This rule allows facilities to substitute for one another. If two facilities can serve a population node, the closer one determines travel time. Assigning each origin to a fixed facility would overstate travel times in areas with overlapping facility catchments.</w:t>
      </w:r>
    </w:p>
    <w:p w14:paraId="3F6514A8">
      <w:pPr>
        <w:spacing w:after="100" w:line="252"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 xml:space="preserve">We evaluated an 18-scenario health-access robustness grid varying facility definition, snap threshold and population mapping. The facility sets were hospital only, hospital + clinic + health centre and plus pharmacy; snap thresholds were 25, 50 and 100 km; and population assignment used nearest-node or nearest-segment proxy mapping. </w:t>
      </w:r>
    </w:p>
    <w:p w14:paraId="7F056C2F">
      <w:pPr>
        <w:spacing w:after="100" w:line="252" w:lineRule="auto"/>
        <w:rPr>
          <w:rFonts w:hint="default" w:ascii="Times New Roman" w:hAnsi="Times New Roman" w:eastAsia="Times New Roman"/>
          <w:b/>
          <w:sz w:val="22"/>
        </w:rPr>
      </w:pPr>
      <w:r>
        <w:rPr>
          <w:rFonts w:hint="default" w:ascii="Times New Roman" w:hAnsi="Times New Roman" w:eastAsia="Times New Roman"/>
          <w:b/>
          <w:sz w:val="22"/>
        </w:rPr>
        <w:t>Table S7. Health-access robustness grid</w:t>
      </w:r>
    </w:p>
    <w:tbl>
      <w:tblPr>
        <w:tblStyle w:val="32"/>
        <w:tblW w:w="0" w:type="auto"/>
        <w:tblInd w:w="0" w:type="dxa"/>
        <w:tblLayout w:type="autofit"/>
        <w:tblCellMar>
          <w:top w:w="0" w:type="dxa"/>
          <w:left w:w="108" w:type="dxa"/>
          <w:bottom w:w="0" w:type="dxa"/>
          <w:right w:w="108" w:type="dxa"/>
        </w:tblCellMar>
      </w:tblPr>
      <w:tblGrid>
        <w:gridCol w:w="2022"/>
        <w:gridCol w:w="973"/>
        <w:gridCol w:w="1268"/>
        <w:gridCol w:w="1153"/>
        <w:gridCol w:w="1052"/>
        <w:gridCol w:w="1080"/>
        <w:gridCol w:w="1103"/>
        <w:gridCol w:w="1072"/>
        <w:gridCol w:w="1073"/>
      </w:tblGrid>
      <w:tr w14:paraId="6217F623">
        <w:trPr>
          <w:tblHeader/>
        </w:trPr>
        <w:tc>
          <w:tcPr>
            <w:tcW w:w="202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2FC5B836">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Facility set</w:t>
            </w:r>
          </w:p>
        </w:tc>
        <w:tc>
          <w:tcPr>
            <w:tcW w:w="973"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676F9435">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Snap km</w:t>
            </w:r>
          </w:p>
        </w:tc>
        <w:tc>
          <w:tcPr>
            <w:tcW w:w="1268"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1EBFD9B8">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Population mapping</w:t>
            </w:r>
          </w:p>
        </w:tc>
        <w:tc>
          <w:tcPr>
            <w:tcW w:w="1153"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3EB3A1FF">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Countries</w:t>
            </w:r>
          </w:p>
        </w:tc>
        <w:tc>
          <w:tcPr>
            <w:tcW w:w="105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587B472C">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1h loss (%)</w:t>
            </w:r>
          </w:p>
        </w:tc>
        <w:tc>
          <w:tcPr>
            <w:tcW w:w="1080"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284032C8">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Mean TGR</w:t>
            </w:r>
          </w:p>
        </w:tc>
        <w:tc>
          <w:tcPr>
            <w:tcW w:w="1103"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786E005C">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TGR &gt; 1</w:t>
            </w:r>
          </w:p>
        </w:tc>
        <w:tc>
          <w:tcPr>
            <w:tcW w:w="107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0191AC51">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rho loss</w:t>
            </w:r>
          </w:p>
        </w:tc>
        <w:tc>
          <w:tcPr>
            <w:tcW w:w="1073"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34DADD97">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rho TGR</w:t>
            </w:r>
          </w:p>
        </w:tc>
      </w:tr>
      <w:tr w14:paraId="4CF4402C">
        <w:tc>
          <w:tcPr>
            <w:tcW w:w="2022" w:type="dxa"/>
            <w:tcBorders>
              <w:top w:val="nil"/>
              <w:left w:val="nil"/>
              <w:bottom w:val="nil"/>
              <w:right w:val="nil"/>
              <w:insideH w:val="nil"/>
              <w:insideV w:val="nil"/>
            </w:tcBorders>
            <w:tcMar>
              <w:top w:w="70" w:type="dxa"/>
              <w:left w:w="70" w:type="dxa"/>
              <w:bottom w:w="70" w:type="dxa"/>
              <w:right w:w="70" w:type="dxa"/>
            </w:tcMar>
          </w:tcPr>
          <w:p w14:paraId="3DF0386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hospital+clinic+health centre</w:t>
            </w:r>
          </w:p>
        </w:tc>
        <w:tc>
          <w:tcPr>
            <w:tcW w:w="973" w:type="dxa"/>
            <w:tcBorders>
              <w:top w:val="nil"/>
              <w:left w:val="nil"/>
              <w:bottom w:val="nil"/>
              <w:right w:val="nil"/>
              <w:insideH w:val="nil"/>
              <w:insideV w:val="nil"/>
            </w:tcBorders>
            <w:tcMar>
              <w:top w:w="70" w:type="dxa"/>
              <w:left w:w="70" w:type="dxa"/>
              <w:bottom w:w="70" w:type="dxa"/>
              <w:right w:w="70" w:type="dxa"/>
            </w:tcMar>
          </w:tcPr>
          <w:p w14:paraId="578F425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25</w:t>
            </w:r>
          </w:p>
        </w:tc>
        <w:tc>
          <w:tcPr>
            <w:tcW w:w="1268" w:type="dxa"/>
            <w:tcBorders>
              <w:top w:val="nil"/>
              <w:left w:val="nil"/>
              <w:bottom w:val="nil"/>
              <w:right w:val="nil"/>
              <w:insideH w:val="nil"/>
              <w:insideV w:val="nil"/>
            </w:tcBorders>
            <w:tcMar>
              <w:top w:w="70" w:type="dxa"/>
              <w:left w:w="70" w:type="dxa"/>
              <w:bottom w:w="70" w:type="dxa"/>
              <w:right w:w="70" w:type="dxa"/>
            </w:tcMar>
          </w:tcPr>
          <w:p w14:paraId="2035D05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nearest node</w:t>
            </w:r>
          </w:p>
        </w:tc>
        <w:tc>
          <w:tcPr>
            <w:tcW w:w="1153" w:type="dxa"/>
            <w:tcBorders>
              <w:top w:val="nil"/>
              <w:left w:val="nil"/>
              <w:bottom w:val="nil"/>
              <w:right w:val="nil"/>
              <w:insideH w:val="nil"/>
              <w:insideV w:val="nil"/>
            </w:tcBorders>
            <w:tcMar>
              <w:top w:w="70" w:type="dxa"/>
              <w:left w:w="70" w:type="dxa"/>
              <w:bottom w:w="70" w:type="dxa"/>
              <w:right w:w="70" w:type="dxa"/>
            </w:tcMar>
          </w:tcPr>
          <w:p w14:paraId="0F03F7B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48</w:t>
            </w:r>
          </w:p>
        </w:tc>
        <w:tc>
          <w:tcPr>
            <w:tcW w:w="1052" w:type="dxa"/>
            <w:tcBorders>
              <w:top w:val="nil"/>
              <w:left w:val="nil"/>
              <w:bottom w:val="nil"/>
              <w:right w:val="nil"/>
              <w:insideH w:val="nil"/>
              <w:insideV w:val="nil"/>
            </w:tcBorders>
            <w:tcMar>
              <w:top w:w="70" w:type="dxa"/>
              <w:left w:w="70" w:type="dxa"/>
              <w:bottom w:w="70" w:type="dxa"/>
              <w:right w:w="70" w:type="dxa"/>
            </w:tcMar>
          </w:tcPr>
          <w:p w14:paraId="776C1D0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4.91</w:t>
            </w:r>
          </w:p>
        </w:tc>
        <w:tc>
          <w:tcPr>
            <w:tcW w:w="1080" w:type="dxa"/>
            <w:tcBorders>
              <w:top w:val="nil"/>
              <w:left w:val="nil"/>
              <w:bottom w:val="nil"/>
              <w:right w:val="nil"/>
              <w:insideH w:val="nil"/>
              <w:insideV w:val="nil"/>
            </w:tcBorders>
            <w:tcMar>
              <w:top w:w="70" w:type="dxa"/>
              <w:left w:w="70" w:type="dxa"/>
              <w:bottom w:w="70" w:type="dxa"/>
              <w:right w:w="70" w:type="dxa"/>
            </w:tcMar>
          </w:tcPr>
          <w:p w14:paraId="2A55FCE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16.49</w:t>
            </w:r>
          </w:p>
        </w:tc>
        <w:tc>
          <w:tcPr>
            <w:tcW w:w="1103" w:type="dxa"/>
            <w:tcBorders>
              <w:top w:val="nil"/>
              <w:left w:val="nil"/>
              <w:bottom w:val="nil"/>
              <w:right w:val="nil"/>
              <w:insideH w:val="nil"/>
              <w:insideV w:val="nil"/>
            </w:tcBorders>
            <w:tcMar>
              <w:top w:w="70" w:type="dxa"/>
              <w:left w:w="70" w:type="dxa"/>
              <w:bottom w:w="70" w:type="dxa"/>
              <w:right w:w="70" w:type="dxa"/>
            </w:tcMar>
          </w:tcPr>
          <w:p w14:paraId="26AF848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35</w:t>
            </w:r>
          </w:p>
        </w:tc>
        <w:tc>
          <w:tcPr>
            <w:tcW w:w="1072" w:type="dxa"/>
            <w:tcBorders>
              <w:top w:val="nil"/>
              <w:left w:val="nil"/>
              <w:bottom w:val="nil"/>
              <w:right w:val="nil"/>
              <w:insideH w:val="nil"/>
              <w:insideV w:val="nil"/>
            </w:tcBorders>
            <w:tcMar>
              <w:top w:w="70" w:type="dxa"/>
              <w:left w:w="70" w:type="dxa"/>
              <w:bottom w:w="70" w:type="dxa"/>
              <w:right w:w="70" w:type="dxa"/>
            </w:tcMar>
          </w:tcPr>
          <w:p w14:paraId="2F6050E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0.921</w:t>
            </w:r>
          </w:p>
        </w:tc>
        <w:tc>
          <w:tcPr>
            <w:tcW w:w="1073" w:type="dxa"/>
            <w:tcBorders>
              <w:top w:val="nil"/>
              <w:left w:val="nil"/>
              <w:bottom w:val="nil"/>
              <w:right w:val="nil"/>
              <w:insideH w:val="nil"/>
              <w:insideV w:val="nil"/>
            </w:tcBorders>
            <w:tcMar>
              <w:top w:w="70" w:type="dxa"/>
              <w:left w:w="70" w:type="dxa"/>
              <w:bottom w:w="70" w:type="dxa"/>
              <w:right w:w="70" w:type="dxa"/>
            </w:tcMar>
          </w:tcPr>
          <w:p w14:paraId="7D428B6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0.832</w:t>
            </w:r>
          </w:p>
        </w:tc>
      </w:tr>
      <w:tr w14:paraId="7ACB1B4B">
        <w:tc>
          <w:tcPr>
            <w:tcW w:w="2022" w:type="dxa"/>
            <w:tcBorders>
              <w:top w:val="nil"/>
              <w:left w:val="nil"/>
              <w:bottom w:val="nil"/>
              <w:right w:val="nil"/>
              <w:insideH w:val="nil"/>
              <w:insideV w:val="nil"/>
            </w:tcBorders>
            <w:tcMar>
              <w:top w:w="70" w:type="dxa"/>
              <w:left w:w="70" w:type="dxa"/>
              <w:bottom w:w="70" w:type="dxa"/>
              <w:right w:w="70" w:type="dxa"/>
            </w:tcMar>
          </w:tcPr>
          <w:p w14:paraId="2C7AD7A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hospital+clinic+health centre</w:t>
            </w:r>
          </w:p>
        </w:tc>
        <w:tc>
          <w:tcPr>
            <w:tcW w:w="973" w:type="dxa"/>
            <w:tcBorders>
              <w:top w:val="nil"/>
              <w:left w:val="nil"/>
              <w:bottom w:val="nil"/>
              <w:right w:val="nil"/>
              <w:insideH w:val="nil"/>
              <w:insideV w:val="nil"/>
            </w:tcBorders>
            <w:tcMar>
              <w:top w:w="70" w:type="dxa"/>
              <w:left w:w="70" w:type="dxa"/>
              <w:bottom w:w="70" w:type="dxa"/>
              <w:right w:w="70" w:type="dxa"/>
            </w:tcMar>
          </w:tcPr>
          <w:p w14:paraId="70E5116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25</w:t>
            </w:r>
          </w:p>
        </w:tc>
        <w:tc>
          <w:tcPr>
            <w:tcW w:w="1268" w:type="dxa"/>
            <w:tcBorders>
              <w:top w:val="nil"/>
              <w:left w:val="nil"/>
              <w:bottom w:val="nil"/>
              <w:right w:val="nil"/>
              <w:insideH w:val="nil"/>
              <w:insideV w:val="nil"/>
            </w:tcBorders>
            <w:tcMar>
              <w:top w:w="70" w:type="dxa"/>
              <w:left w:w="70" w:type="dxa"/>
              <w:bottom w:w="70" w:type="dxa"/>
              <w:right w:w="70" w:type="dxa"/>
            </w:tcMar>
          </w:tcPr>
          <w:p w14:paraId="7BAFD55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nearest segment proxy</w:t>
            </w:r>
          </w:p>
        </w:tc>
        <w:tc>
          <w:tcPr>
            <w:tcW w:w="1153" w:type="dxa"/>
            <w:tcBorders>
              <w:top w:val="nil"/>
              <w:left w:val="nil"/>
              <w:bottom w:val="nil"/>
              <w:right w:val="nil"/>
              <w:insideH w:val="nil"/>
              <w:insideV w:val="nil"/>
            </w:tcBorders>
            <w:tcMar>
              <w:top w:w="70" w:type="dxa"/>
              <w:left w:w="70" w:type="dxa"/>
              <w:bottom w:w="70" w:type="dxa"/>
              <w:right w:w="70" w:type="dxa"/>
            </w:tcMar>
          </w:tcPr>
          <w:p w14:paraId="042CB3A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48</w:t>
            </w:r>
          </w:p>
        </w:tc>
        <w:tc>
          <w:tcPr>
            <w:tcW w:w="1052" w:type="dxa"/>
            <w:tcBorders>
              <w:top w:val="nil"/>
              <w:left w:val="nil"/>
              <w:bottom w:val="nil"/>
              <w:right w:val="nil"/>
              <w:insideH w:val="nil"/>
              <w:insideV w:val="nil"/>
            </w:tcBorders>
            <w:tcMar>
              <w:top w:w="70" w:type="dxa"/>
              <w:left w:w="70" w:type="dxa"/>
              <w:bottom w:w="70" w:type="dxa"/>
              <w:right w:w="70" w:type="dxa"/>
            </w:tcMar>
          </w:tcPr>
          <w:p w14:paraId="47DCF61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4.86</w:t>
            </w:r>
          </w:p>
        </w:tc>
        <w:tc>
          <w:tcPr>
            <w:tcW w:w="1080" w:type="dxa"/>
            <w:tcBorders>
              <w:top w:val="nil"/>
              <w:left w:val="nil"/>
              <w:bottom w:val="nil"/>
              <w:right w:val="nil"/>
              <w:insideH w:val="nil"/>
              <w:insideV w:val="nil"/>
            </w:tcBorders>
            <w:tcMar>
              <w:top w:w="70" w:type="dxa"/>
              <w:left w:w="70" w:type="dxa"/>
              <w:bottom w:w="70" w:type="dxa"/>
              <w:right w:w="70" w:type="dxa"/>
            </w:tcMar>
          </w:tcPr>
          <w:p w14:paraId="61CB910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16.01</w:t>
            </w:r>
          </w:p>
        </w:tc>
        <w:tc>
          <w:tcPr>
            <w:tcW w:w="1103" w:type="dxa"/>
            <w:tcBorders>
              <w:top w:val="nil"/>
              <w:left w:val="nil"/>
              <w:bottom w:val="nil"/>
              <w:right w:val="nil"/>
              <w:insideH w:val="nil"/>
              <w:insideV w:val="nil"/>
            </w:tcBorders>
            <w:tcMar>
              <w:top w:w="70" w:type="dxa"/>
              <w:left w:w="70" w:type="dxa"/>
              <w:bottom w:w="70" w:type="dxa"/>
              <w:right w:w="70" w:type="dxa"/>
            </w:tcMar>
          </w:tcPr>
          <w:p w14:paraId="6D9CA31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36</w:t>
            </w:r>
          </w:p>
        </w:tc>
        <w:tc>
          <w:tcPr>
            <w:tcW w:w="1072" w:type="dxa"/>
            <w:tcBorders>
              <w:top w:val="nil"/>
              <w:left w:val="nil"/>
              <w:bottom w:val="nil"/>
              <w:right w:val="nil"/>
              <w:insideH w:val="nil"/>
              <w:insideV w:val="nil"/>
            </w:tcBorders>
            <w:tcMar>
              <w:top w:w="70" w:type="dxa"/>
              <w:left w:w="70" w:type="dxa"/>
              <w:bottom w:w="70" w:type="dxa"/>
              <w:right w:w="70" w:type="dxa"/>
            </w:tcMar>
          </w:tcPr>
          <w:p w14:paraId="65E89FD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0.928</w:t>
            </w:r>
          </w:p>
        </w:tc>
        <w:tc>
          <w:tcPr>
            <w:tcW w:w="1073" w:type="dxa"/>
            <w:tcBorders>
              <w:top w:val="nil"/>
              <w:left w:val="nil"/>
              <w:bottom w:val="nil"/>
              <w:right w:val="nil"/>
              <w:insideH w:val="nil"/>
              <w:insideV w:val="nil"/>
            </w:tcBorders>
            <w:tcMar>
              <w:top w:w="70" w:type="dxa"/>
              <w:left w:w="70" w:type="dxa"/>
              <w:bottom w:w="70" w:type="dxa"/>
              <w:right w:w="70" w:type="dxa"/>
            </w:tcMar>
          </w:tcPr>
          <w:p w14:paraId="574DCDE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0.854</w:t>
            </w:r>
          </w:p>
        </w:tc>
      </w:tr>
      <w:tr w14:paraId="17ABC501">
        <w:tc>
          <w:tcPr>
            <w:tcW w:w="2022" w:type="dxa"/>
            <w:tcBorders>
              <w:top w:val="nil"/>
              <w:left w:val="nil"/>
              <w:bottom w:val="nil"/>
              <w:right w:val="nil"/>
              <w:insideH w:val="nil"/>
              <w:insideV w:val="nil"/>
            </w:tcBorders>
            <w:tcMar>
              <w:top w:w="70" w:type="dxa"/>
              <w:left w:w="70" w:type="dxa"/>
              <w:bottom w:w="70" w:type="dxa"/>
              <w:right w:w="70" w:type="dxa"/>
            </w:tcMar>
          </w:tcPr>
          <w:p w14:paraId="6419FF9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hospital+clinic+health centre</w:t>
            </w:r>
          </w:p>
        </w:tc>
        <w:tc>
          <w:tcPr>
            <w:tcW w:w="973" w:type="dxa"/>
            <w:tcBorders>
              <w:top w:val="nil"/>
              <w:left w:val="nil"/>
              <w:bottom w:val="nil"/>
              <w:right w:val="nil"/>
              <w:insideH w:val="nil"/>
              <w:insideV w:val="nil"/>
            </w:tcBorders>
            <w:tcMar>
              <w:top w:w="70" w:type="dxa"/>
              <w:left w:w="70" w:type="dxa"/>
              <w:bottom w:w="70" w:type="dxa"/>
              <w:right w:w="70" w:type="dxa"/>
            </w:tcMar>
          </w:tcPr>
          <w:p w14:paraId="7620457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w:t>
            </w:r>
          </w:p>
        </w:tc>
        <w:tc>
          <w:tcPr>
            <w:tcW w:w="1268" w:type="dxa"/>
            <w:tcBorders>
              <w:top w:val="nil"/>
              <w:left w:val="nil"/>
              <w:bottom w:val="nil"/>
              <w:right w:val="nil"/>
              <w:insideH w:val="nil"/>
              <w:insideV w:val="nil"/>
            </w:tcBorders>
            <w:tcMar>
              <w:top w:w="70" w:type="dxa"/>
              <w:left w:w="70" w:type="dxa"/>
              <w:bottom w:w="70" w:type="dxa"/>
              <w:right w:w="70" w:type="dxa"/>
            </w:tcMar>
          </w:tcPr>
          <w:p w14:paraId="2410130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nearest node</w:t>
            </w:r>
          </w:p>
        </w:tc>
        <w:tc>
          <w:tcPr>
            <w:tcW w:w="1153" w:type="dxa"/>
            <w:tcBorders>
              <w:top w:val="nil"/>
              <w:left w:val="nil"/>
              <w:bottom w:val="nil"/>
              <w:right w:val="nil"/>
              <w:insideH w:val="nil"/>
              <w:insideV w:val="nil"/>
            </w:tcBorders>
            <w:tcMar>
              <w:top w:w="70" w:type="dxa"/>
              <w:left w:w="70" w:type="dxa"/>
              <w:bottom w:w="70" w:type="dxa"/>
              <w:right w:w="70" w:type="dxa"/>
            </w:tcMar>
          </w:tcPr>
          <w:p w14:paraId="47C73A6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w:t>
            </w:r>
          </w:p>
        </w:tc>
        <w:tc>
          <w:tcPr>
            <w:tcW w:w="1052" w:type="dxa"/>
            <w:tcBorders>
              <w:top w:val="nil"/>
              <w:left w:val="nil"/>
              <w:bottom w:val="nil"/>
              <w:right w:val="nil"/>
              <w:insideH w:val="nil"/>
              <w:insideV w:val="nil"/>
            </w:tcBorders>
            <w:tcMar>
              <w:top w:w="70" w:type="dxa"/>
              <w:left w:w="70" w:type="dxa"/>
              <w:bottom w:w="70" w:type="dxa"/>
              <w:right w:w="70" w:type="dxa"/>
            </w:tcMar>
          </w:tcPr>
          <w:p w14:paraId="6E8AD7D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4.26</w:t>
            </w:r>
          </w:p>
        </w:tc>
        <w:tc>
          <w:tcPr>
            <w:tcW w:w="1080" w:type="dxa"/>
            <w:tcBorders>
              <w:top w:val="nil"/>
              <w:left w:val="nil"/>
              <w:bottom w:val="nil"/>
              <w:right w:val="nil"/>
              <w:insideH w:val="nil"/>
              <w:insideV w:val="nil"/>
            </w:tcBorders>
            <w:tcMar>
              <w:top w:w="70" w:type="dxa"/>
              <w:left w:w="70" w:type="dxa"/>
              <w:bottom w:w="70" w:type="dxa"/>
              <w:right w:w="70" w:type="dxa"/>
            </w:tcMar>
          </w:tcPr>
          <w:p w14:paraId="6F3DCFD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12.21</w:t>
            </w:r>
          </w:p>
        </w:tc>
        <w:tc>
          <w:tcPr>
            <w:tcW w:w="1103" w:type="dxa"/>
            <w:tcBorders>
              <w:top w:val="nil"/>
              <w:left w:val="nil"/>
              <w:bottom w:val="nil"/>
              <w:right w:val="nil"/>
              <w:insideH w:val="nil"/>
              <w:insideV w:val="nil"/>
            </w:tcBorders>
            <w:tcMar>
              <w:top w:w="70" w:type="dxa"/>
              <w:left w:w="70" w:type="dxa"/>
              <w:bottom w:w="70" w:type="dxa"/>
              <w:right w:w="70" w:type="dxa"/>
            </w:tcMar>
          </w:tcPr>
          <w:p w14:paraId="2A58AE3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27</w:t>
            </w:r>
          </w:p>
        </w:tc>
        <w:tc>
          <w:tcPr>
            <w:tcW w:w="1072" w:type="dxa"/>
            <w:tcBorders>
              <w:top w:val="nil"/>
              <w:left w:val="nil"/>
              <w:bottom w:val="nil"/>
              <w:right w:val="nil"/>
              <w:insideH w:val="nil"/>
              <w:insideV w:val="nil"/>
            </w:tcBorders>
            <w:tcMar>
              <w:top w:w="70" w:type="dxa"/>
              <w:left w:w="70" w:type="dxa"/>
              <w:bottom w:w="70" w:type="dxa"/>
              <w:right w:w="70" w:type="dxa"/>
            </w:tcMar>
          </w:tcPr>
          <w:p w14:paraId="0BF6743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0.977</w:t>
            </w:r>
          </w:p>
        </w:tc>
        <w:tc>
          <w:tcPr>
            <w:tcW w:w="1073" w:type="dxa"/>
            <w:tcBorders>
              <w:top w:val="nil"/>
              <w:left w:val="nil"/>
              <w:bottom w:val="nil"/>
              <w:right w:val="nil"/>
              <w:insideH w:val="nil"/>
              <w:insideV w:val="nil"/>
            </w:tcBorders>
            <w:tcMar>
              <w:top w:w="70" w:type="dxa"/>
              <w:left w:w="70" w:type="dxa"/>
              <w:bottom w:w="70" w:type="dxa"/>
              <w:right w:w="70" w:type="dxa"/>
            </w:tcMar>
          </w:tcPr>
          <w:p w14:paraId="4F0933A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0.967</w:t>
            </w:r>
          </w:p>
        </w:tc>
      </w:tr>
      <w:tr w14:paraId="353B8D76">
        <w:tc>
          <w:tcPr>
            <w:tcW w:w="2022" w:type="dxa"/>
            <w:tcBorders>
              <w:top w:val="nil"/>
              <w:left w:val="nil"/>
              <w:bottom w:val="nil"/>
              <w:right w:val="nil"/>
              <w:insideH w:val="nil"/>
              <w:insideV w:val="nil"/>
            </w:tcBorders>
            <w:tcMar>
              <w:top w:w="70" w:type="dxa"/>
              <w:left w:w="70" w:type="dxa"/>
              <w:bottom w:w="70" w:type="dxa"/>
              <w:right w:w="70" w:type="dxa"/>
            </w:tcMar>
          </w:tcPr>
          <w:p w14:paraId="4D7C4A3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hospital+clinic+health centre</w:t>
            </w:r>
          </w:p>
        </w:tc>
        <w:tc>
          <w:tcPr>
            <w:tcW w:w="973" w:type="dxa"/>
            <w:tcBorders>
              <w:top w:val="nil"/>
              <w:left w:val="nil"/>
              <w:bottom w:val="nil"/>
              <w:right w:val="nil"/>
              <w:insideH w:val="nil"/>
              <w:insideV w:val="nil"/>
            </w:tcBorders>
            <w:tcMar>
              <w:top w:w="70" w:type="dxa"/>
              <w:left w:w="70" w:type="dxa"/>
              <w:bottom w:w="70" w:type="dxa"/>
              <w:right w:w="70" w:type="dxa"/>
            </w:tcMar>
          </w:tcPr>
          <w:p w14:paraId="6035D5D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w:t>
            </w:r>
          </w:p>
        </w:tc>
        <w:tc>
          <w:tcPr>
            <w:tcW w:w="1268" w:type="dxa"/>
            <w:tcBorders>
              <w:top w:val="nil"/>
              <w:left w:val="nil"/>
              <w:bottom w:val="nil"/>
              <w:right w:val="nil"/>
              <w:insideH w:val="nil"/>
              <w:insideV w:val="nil"/>
            </w:tcBorders>
            <w:tcMar>
              <w:top w:w="70" w:type="dxa"/>
              <w:left w:w="70" w:type="dxa"/>
              <w:bottom w:w="70" w:type="dxa"/>
              <w:right w:w="70" w:type="dxa"/>
            </w:tcMar>
          </w:tcPr>
          <w:p w14:paraId="5B6C34B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nearest segment proxy</w:t>
            </w:r>
          </w:p>
        </w:tc>
        <w:tc>
          <w:tcPr>
            <w:tcW w:w="1153" w:type="dxa"/>
            <w:tcBorders>
              <w:top w:val="nil"/>
              <w:left w:val="nil"/>
              <w:bottom w:val="nil"/>
              <w:right w:val="nil"/>
              <w:insideH w:val="nil"/>
              <w:insideV w:val="nil"/>
            </w:tcBorders>
            <w:tcMar>
              <w:top w:w="70" w:type="dxa"/>
              <w:left w:w="70" w:type="dxa"/>
              <w:bottom w:w="70" w:type="dxa"/>
              <w:right w:w="70" w:type="dxa"/>
            </w:tcMar>
          </w:tcPr>
          <w:p w14:paraId="5C9ADB4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w:t>
            </w:r>
          </w:p>
        </w:tc>
        <w:tc>
          <w:tcPr>
            <w:tcW w:w="1052" w:type="dxa"/>
            <w:tcBorders>
              <w:top w:val="nil"/>
              <w:left w:val="nil"/>
              <w:bottom w:val="nil"/>
              <w:right w:val="nil"/>
              <w:insideH w:val="nil"/>
              <w:insideV w:val="nil"/>
            </w:tcBorders>
            <w:tcMar>
              <w:top w:w="70" w:type="dxa"/>
              <w:left w:w="70" w:type="dxa"/>
              <w:bottom w:w="70" w:type="dxa"/>
              <w:right w:w="70" w:type="dxa"/>
            </w:tcMar>
          </w:tcPr>
          <w:p w14:paraId="6962BA3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4.25</w:t>
            </w:r>
          </w:p>
        </w:tc>
        <w:tc>
          <w:tcPr>
            <w:tcW w:w="1080" w:type="dxa"/>
            <w:tcBorders>
              <w:top w:val="nil"/>
              <w:left w:val="nil"/>
              <w:bottom w:val="nil"/>
              <w:right w:val="nil"/>
              <w:insideH w:val="nil"/>
              <w:insideV w:val="nil"/>
            </w:tcBorders>
            <w:tcMar>
              <w:top w:w="70" w:type="dxa"/>
              <w:left w:w="70" w:type="dxa"/>
              <w:bottom w:w="70" w:type="dxa"/>
              <w:right w:w="70" w:type="dxa"/>
            </w:tcMar>
          </w:tcPr>
          <w:p w14:paraId="3710109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12.83</w:t>
            </w:r>
          </w:p>
        </w:tc>
        <w:tc>
          <w:tcPr>
            <w:tcW w:w="1103" w:type="dxa"/>
            <w:tcBorders>
              <w:top w:val="nil"/>
              <w:left w:val="nil"/>
              <w:bottom w:val="nil"/>
              <w:right w:val="nil"/>
              <w:insideH w:val="nil"/>
              <w:insideV w:val="nil"/>
            </w:tcBorders>
            <w:tcMar>
              <w:top w:w="70" w:type="dxa"/>
              <w:left w:w="70" w:type="dxa"/>
              <w:bottom w:w="70" w:type="dxa"/>
              <w:right w:w="70" w:type="dxa"/>
            </w:tcMar>
          </w:tcPr>
          <w:p w14:paraId="16C3325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28</w:t>
            </w:r>
          </w:p>
        </w:tc>
        <w:tc>
          <w:tcPr>
            <w:tcW w:w="1072" w:type="dxa"/>
            <w:tcBorders>
              <w:top w:val="nil"/>
              <w:left w:val="nil"/>
              <w:bottom w:val="nil"/>
              <w:right w:val="nil"/>
              <w:insideH w:val="nil"/>
              <w:insideV w:val="nil"/>
            </w:tcBorders>
            <w:tcMar>
              <w:top w:w="70" w:type="dxa"/>
              <w:left w:w="70" w:type="dxa"/>
              <w:bottom w:w="70" w:type="dxa"/>
              <w:right w:w="70" w:type="dxa"/>
            </w:tcMar>
          </w:tcPr>
          <w:p w14:paraId="580FF92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0.985</w:t>
            </w:r>
          </w:p>
        </w:tc>
        <w:tc>
          <w:tcPr>
            <w:tcW w:w="1073" w:type="dxa"/>
            <w:tcBorders>
              <w:top w:val="nil"/>
              <w:left w:val="nil"/>
              <w:bottom w:val="nil"/>
              <w:right w:val="nil"/>
              <w:insideH w:val="nil"/>
              <w:insideV w:val="nil"/>
            </w:tcBorders>
            <w:tcMar>
              <w:top w:w="70" w:type="dxa"/>
              <w:left w:w="70" w:type="dxa"/>
              <w:bottom w:w="70" w:type="dxa"/>
              <w:right w:w="70" w:type="dxa"/>
            </w:tcMar>
          </w:tcPr>
          <w:p w14:paraId="251232E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0.936</w:t>
            </w:r>
          </w:p>
        </w:tc>
      </w:tr>
      <w:tr w14:paraId="00BDA857">
        <w:tc>
          <w:tcPr>
            <w:tcW w:w="2022" w:type="dxa"/>
            <w:tcBorders>
              <w:top w:val="nil"/>
              <w:left w:val="nil"/>
              <w:bottom w:val="nil"/>
              <w:right w:val="nil"/>
              <w:insideH w:val="nil"/>
              <w:insideV w:val="nil"/>
            </w:tcBorders>
            <w:tcMar>
              <w:top w:w="70" w:type="dxa"/>
              <w:left w:w="70" w:type="dxa"/>
              <w:bottom w:w="70" w:type="dxa"/>
              <w:right w:w="70" w:type="dxa"/>
            </w:tcMar>
          </w:tcPr>
          <w:p w14:paraId="5573C60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hospital+clinic+health centre</w:t>
            </w:r>
          </w:p>
        </w:tc>
        <w:tc>
          <w:tcPr>
            <w:tcW w:w="973" w:type="dxa"/>
            <w:tcBorders>
              <w:top w:val="nil"/>
              <w:left w:val="nil"/>
              <w:bottom w:val="nil"/>
              <w:right w:val="nil"/>
              <w:insideH w:val="nil"/>
              <w:insideV w:val="nil"/>
            </w:tcBorders>
            <w:tcMar>
              <w:top w:w="70" w:type="dxa"/>
              <w:left w:w="70" w:type="dxa"/>
              <w:bottom w:w="70" w:type="dxa"/>
              <w:right w:w="70" w:type="dxa"/>
            </w:tcMar>
          </w:tcPr>
          <w:p w14:paraId="7631C50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w:t>
            </w:r>
          </w:p>
        </w:tc>
        <w:tc>
          <w:tcPr>
            <w:tcW w:w="1268" w:type="dxa"/>
            <w:tcBorders>
              <w:top w:val="nil"/>
              <w:left w:val="nil"/>
              <w:bottom w:val="nil"/>
              <w:right w:val="nil"/>
              <w:insideH w:val="nil"/>
              <w:insideV w:val="nil"/>
            </w:tcBorders>
            <w:tcMar>
              <w:top w:w="70" w:type="dxa"/>
              <w:left w:w="70" w:type="dxa"/>
              <w:bottom w:w="70" w:type="dxa"/>
              <w:right w:w="70" w:type="dxa"/>
            </w:tcMar>
          </w:tcPr>
          <w:p w14:paraId="5E1E83F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nearest node</w:t>
            </w:r>
          </w:p>
        </w:tc>
        <w:tc>
          <w:tcPr>
            <w:tcW w:w="1153" w:type="dxa"/>
            <w:tcBorders>
              <w:top w:val="nil"/>
              <w:left w:val="nil"/>
              <w:bottom w:val="nil"/>
              <w:right w:val="nil"/>
              <w:insideH w:val="nil"/>
              <w:insideV w:val="nil"/>
            </w:tcBorders>
            <w:tcMar>
              <w:top w:w="70" w:type="dxa"/>
              <w:left w:w="70" w:type="dxa"/>
              <w:bottom w:w="70" w:type="dxa"/>
              <w:right w:w="70" w:type="dxa"/>
            </w:tcMar>
          </w:tcPr>
          <w:p w14:paraId="7C88AE2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w:t>
            </w:r>
          </w:p>
        </w:tc>
        <w:tc>
          <w:tcPr>
            <w:tcW w:w="1052" w:type="dxa"/>
            <w:tcBorders>
              <w:top w:val="nil"/>
              <w:left w:val="nil"/>
              <w:bottom w:val="nil"/>
              <w:right w:val="nil"/>
              <w:insideH w:val="nil"/>
              <w:insideV w:val="nil"/>
            </w:tcBorders>
            <w:tcMar>
              <w:top w:w="70" w:type="dxa"/>
              <w:left w:w="70" w:type="dxa"/>
              <w:bottom w:w="70" w:type="dxa"/>
              <w:right w:w="70" w:type="dxa"/>
            </w:tcMar>
          </w:tcPr>
          <w:p w14:paraId="7BB5700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3.98</w:t>
            </w:r>
          </w:p>
        </w:tc>
        <w:tc>
          <w:tcPr>
            <w:tcW w:w="1080" w:type="dxa"/>
            <w:tcBorders>
              <w:top w:val="nil"/>
              <w:left w:val="nil"/>
              <w:bottom w:val="nil"/>
              <w:right w:val="nil"/>
              <w:insideH w:val="nil"/>
              <w:insideV w:val="nil"/>
            </w:tcBorders>
            <w:tcMar>
              <w:top w:w="70" w:type="dxa"/>
              <w:left w:w="70" w:type="dxa"/>
              <w:bottom w:w="70" w:type="dxa"/>
              <w:right w:w="70" w:type="dxa"/>
            </w:tcMar>
          </w:tcPr>
          <w:p w14:paraId="7419AF0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14.98</w:t>
            </w:r>
          </w:p>
        </w:tc>
        <w:tc>
          <w:tcPr>
            <w:tcW w:w="1103" w:type="dxa"/>
            <w:tcBorders>
              <w:top w:val="nil"/>
              <w:left w:val="nil"/>
              <w:bottom w:val="nil"/>
              <w:right w:val="nil"/>
              <w:insideH w:val="nil"/>
              <w:insideV w:val="nil"/>
            </w:tcBorders>
            <w:tcMar>
              <w:top w:w="70" w:type="dxa"/>
              <w:left w:w="70" w:type="dxa"/>
              <w:bottom w:w="70" w:type="dxa"/>
              <w:right w:w="70" w:type="dxa"/>
            </w:tcMar>
          </w:tcPr>
          <w:p w14:paraId="1D6D2FA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24</w:t>
            </w:r>
          </w:p>
        </w:tc>
        <w:tc>
          <w:tcPr>
            <w:tcW w:w="1072" w:type="dxa"/>
            <w:tcBorders>
              <w:top w:val="nil"/>
              <w:left w:val="nil"/>
              <w:bottom w:val="nil"/>
              <w:right w:val="nil"/>
              <w:insideH w:val="nil"/>
              <w:insideV w:val="nil"/>
            </w:tcBorders>
            <w:tcMar>
              <w:top w:w="70" w:type="dxa"/>
              <w:left w:w="70" w:type="dxa"/>
              <w:bottom w:w="70" w:type="dxa"/>
              <w:right w:w="70" w:type="dxa"/>
            </w:tcMar>
          </w:tcPr>
          <w:p w14:paraId="4695A95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0.976</w:t>
            </w:r>
          </w:p>
        </w:tc>
        <w:tc>
          <w:tcPr>
            <w:tcW w:w="1073" w:type="dxa"/>
            <w:tcBorders>
              <w:top w:val="nil"/>
              <w:left w:val="nil"/>
              <w:bottom w:val="nil"/>
              <w:right w:val="nil"/>
              <w:insideH w:val="nil"/>
              <w:insideV w:val="nil"/>
            </w:tcBorders>
            <w:tcMar>
              <w:top w:w="70" w:type="dxa"/>
              <w:left w:w="70" w:type="dxa"/>
              <w:bottom w:w="70" w:type="dxa"/>
              <w:right w:w="70" w:type="dxa"/>
            </w:tcMar>
          </w:tcPr>
          <w:p w14:paraId="26A1142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0.925</w:t>
            </w:r>
          </w:p>
        </w:tc>
      </w:tr>
      <w:tr w14:paraId="61F22827">
        <w:tc>
          <w:tcPr>
            <w:tcW w:w="2022" w:type="dxa"/>
            <w:tcBorders>
              <w:top w:val="nil"/>
              <w:left w:val="nil"/>
              <w:bottom w:val="nil"/>
              <w:right w:val="nil"/>
              <w:insideH w:val="nil"/>
              <w:insideV w:val="nil"/>
            </w:tcBorders>
            <w:tcMar>
              <w:top w:w="70" w:type="dxa"/>
              <w:left w:w="70" w:type="dxa"/>
              <w:bottom w:w="70" w:type="dxa"/>
              <w:right w:w="70" w:type="dxa"/>
            </w:tcMar>
          </w:tcPr>
          <w:p w14:paraId="67FCE40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hospital+clinic+health centre</w:t>
            </w:r>
          </w:p>
        </w:tc>
        <w:tc>
          <w:tcPr>
            <w:tcW w:w="973" w:type="dxa"/>
            <w:tcBorders>
              <w:top w:val="nil"/>
              <w:left w:val="nil"/>
              <w:bottom w:val="nil"/>
              <w:right w:val="nil"/>
              <w:insideH w:val="nil"/>
              <w:insideV w:val="nil"/>
            </w:tcBorders>
            <w:tcMar>
              <w:top w:w="70" w:type="dxa"/>
              <w:left w:w="70" w:type="dxa"/>
              <w:bottom w:w="70" w:type="dxa"/>
              <w:right w:w="70" w:type="dxa"/>
            </w:tcMar>
          </w:tcPr>
          <w:p w14:paraId="527AF60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w:t>
            </w:r>
          </w:p>
        </w:tc>
        <w:tc>
          <w:tcPr>
            <w:tcW w:w="1268" w:type="dxa"/>
            <w:tcBorders>
              <w:top w:val="nil"/>
              <w:left w:val="nil"/>
              <w:bottom w:val="nil"/>
              <w:right w:val="nil"/>
              <w:insideH w:val="nil"/>
              <w:insideV w:val="nil"/>
            </w:tcBorders>
            <w:tcMar>
              <w:top w:w="70" w:type="dxa"/>
              <w:left w:w="70" w:type="dxa"/>
              <w:bottom w:w="70" w:type="dxa"/>
              <w:right w:w="70" w:type="dxa"/>
            </w:tcMar>
          </w:tcPr>
          <w:p w14:paraId="040BE46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nearest segment proxy</w:t>
            </w:r>
          </w:p>
        </w:tc>
        <w:tc>
          <w:tcPr>
            <w:tcW w:w="1153" w:type="dxa"/>
            <w:tcBorders>
              <w:top w:val="nil"/>
              <w:left w:val="nil"/>
              <w:bottom w:val="nil"/>
              <w:right w:val="nil"/>
              <w:insideH w:val="nil"/>
              <w:insideV w:val="nil"/>
            </w:tcBorders>
            <w:tcMar>
              <w:top w:w="70" w:type="dxa"/>
              <w:left w:w="70" w:type="dxa"/>
              <w:bottom w:w="70" w:type="dxa"/>
              <w:right w:w="70" w:type="dxa"/>
            </w:tcMar>
          </w:tcPr>
          <w:p w14:paraId="01285F7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w:t>
            </w:r>
          </w:p>
        </w:tc>
        <w:tc>
          <w:tcPr>
            <w:tcW w:w="1052" w:type="dxa"/>
            <w:tcBorders>
              <w:top w:val="nil"/>
              <w:left w:val="nil"/>
              <w:bottom w:val="nil"/>
              <w:right w:val="nil"/>
              <w:insideH w:val="nil"/>
              <w:insideV w:val="nil"/>
            </w:tcBorders>
            <w:tcMar>
              <w:top w:w="70" w:type="dxa"/>
              <w:left w:w="70" w:type="dxa"/>
              <w:bottom w:w="70" w:type="dxa"/>
              <w:right w:w="70" w:type="dxa"/>
            </w:tcMar>
          </w:tcPr>
          <w:p w14:paraId="7AB41FA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4.00</w:t>
            </w:r>
          </w:p>
        </w:tc>
        <w:tc>
          <w:tcPr>
            <w:tcW w:w="1080" w:type="dxa"/>
            <w:tcBorders>
              <w:top w:val="nil"/>
              <w:left w:val="nil"/>
              <w:bottom w:val="nil"/>
              <w:right w:val="nil"/>
              <w:insideH w:val="nil"/>
              <w:insideV w:val="nil"/>
            </w:tcBorders>
            <w:tcMar>
              <w:top w:w="70" w:type="dxa"/>
              <w:left w:w="70" w:type="dxa"/>
              <w:bottom w:w="70" w:type="dxa"/>
              <w:right w:w="70" w:type="dxa"/>
            </w:tcMar>
          </w:tcPr>
          <w:p w14:paraId="681FBF5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13.23</w:t>
            </w:r>
          </w:p>
        </w:tc>
        <w:tc>
          <w:tcPr>
            <w:tcW w:w="1103" w:type="dxa"/>
            <w:tcBorders>
              <w:top w:val="nil"/>
              <w:left w:val="nil"/>
              <w:bottom w:val="nil"/>
              <w:right w:val="nil"/>
              <w:insideH w:val="nil"/>
              <w:insideV w:val="nil"/>
            </w:tcBorders>
            <w:tcMar>
              <w:top w:w="70" w:type="dxa"/>
              <w:left w:w="70" w:type="dxa"/>
              <w:bottom w:w="70" w:type="dxa"/>
              <w:right w:w="70" w:type="dxa"/>
            </w:tcMar>
          </w:tcPr>
          <w:p w14:paraId="342D25A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24</w:t>
            </w:r>
          </w:p>
        </w:tc>
        <w:tc>
          <w:tcPr>
            <w:tcW w:w="1072" w:type="dxa"/>
            <w:tcBorders>
              <w:top w:val="nil"/>
              <w:left w:val="nil"/>
              <w:bottom w:val="nil"/>
              <w:right w:val="nil"/>
              <w:insideH w:val="nil"/>
              <w:insideV w:val="nil"/>
            </w:tcBorders>
            <w:tcMar>
              <w:top w:w="70" w:type="dxa"/>
              <w:left w:w="70" w:type="dxa"/>
              <w:bottom w:w="70" w:type="dxa"/>
              <w:right w:w="70" w:type="dxa"/>
            </w:tcMar>
          </w:tcPr>
          <w:p w14:paraId="226A405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0.969</w:t>
            </w:r>
          </w:p>
        </w:tc>
        <w:tc>
          <w:tcPr>
            <w:tcW w:w="1073" w:type="dxa"/>
            <w:tcBorders>
              <w:top w:val="nil"/>
              <w:left w:val="nil"/>
              <w:bottom w:val="nil"/>
              <w:right w:val="nil"/>
              <w:insideH w:val="nil"/>
              <w:insideV w:val="nil"/>
            </w:tcBorders>
            <w:tcMar>
              <w:top w:w="70" w:type="dxa"/>
              <w:left w:w="70" w:type="dxa"/>
              <w:bottom w:w="70" w:type="dxa"/>
              <w:right w:w="70" w:type="dxa"/>
            </w:tcMar>
          </w:tcPr>
          <w:p w14:paraId="7A703FF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0.898</w:t>
            </w:r>
          </w:p>
        </w:tc>
      </w:tr>
      <w:tr w14:paraId="70F95EB6">
        <w:tc>
          <w:tcPr>
            <w:tcW w:w="2022" w:type="dxa"/>
            <w:tcBorders>
              <w:top w:val="nil"/>
              <w:left w:val="nil"/>
              <w:bottom w:val="nil"/>
              <w:right w:val="nil"/>
              <w:insideH w:val="nil"/>
              <w:insideV w:val="nil"/>
            </w:tcBorders>
            <w:tcMar>
              <w:top w:w="70" w:type="dxa"/>
              <w:left w:w="70" w:type="dxa"/>
              <w:bottom w:w="70" w:type="dxa"/>
              <w:right w:w="70" w:type="dxa"/>
            </w:tcMar>
          </w:tcPr>
          <w:p w14:paraId="46CE98D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hospital only</w:t>
            </w:r>
          </w:p>
        </w:tc>
        <w:tc>
          <w:tcPr>
            <w:tcW w:w="973" w:type="dxa"/>
            <w:tcBorders>
              <w:top w:val="nil"/>
              <w:left w:val="nil"/>
              <w:bottom w:val="nil"/>
              <w:right w:val="nil"/>
              <w:insideH w:val="nil"/>
              <w:insideV w:val="nil"/>
            </w:tcBorders>
            <w:tcMar>
              <w:top w:w="70" w:type="dxa"/>
              <w:left w:w="70" w:type="dxa"/>
              <w:bottom w:w="70" w:type="dxa"/>
              <w:right w:w="70" w:type="dxa"/>
            </w:tcMar>
          </w:tcPr>
          <w:p w14:paraId="6947566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25</w:t>
            </w:r>
          </w:p>
        </w:tc>
        <w:tc>
          <w:tcPr>
            <w:tcW w:w="1268" w:type="dxa"/>
            <w:tcBorders>
              <w:top w:val="nil"/>
              <w:left w:val="nil"/>
              <w:bottom w:val="nil"/>
              <w:right w:val="nil"/>
              <w:insideH w:val="nil"/>
              <w:insideV w:val="nil"/>
            </w:tcBorders>
            <w:tcMar>
              <w:top w:w="70" w:type="dxa"/>
              <w:left w:w="70" w:type="dxa"/>
              <w:bottom w:w="70" w:type="dxa"/>
              <w:right w:w="70" w:type="dxa"/>
            </w:tcMar>
          </w:tcPr>
          <w:p w14:paraId="7B550E0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nearest node</w:t>
            </w:r>
          </w:p>
        </w:tc>
        <w:tc>
          <w:tcPr>
            <w:tcW w:w="1153" w:type="dxa"/>
            <w:tcBorders>
              <w:top w:val="nil"/>
              <w:left w:val="nil"/>
              <w:bottom w:val="nil"/>
              <w:right w:val="nil"/>
              <w:insideH w:val="nil"/>
              <w:insideV w:val="nil"/>
            </w:tcBorders>
            <w:tcMar>
              <w:top w:w="70" w:type="dxa"/>
              <w:left w:w="70" w:type="dxa"/>
              <w:bottom w:w="70" w:type="dxa"/>
              <w:right w:w="70" w:type="dxa"/>
            </w:tcMar>
          </w:tcPr>
          <w:p w14:paraId="00E34FF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46</w:t>
            </w:r>
          </w:p>
        </w:tc>
        <w:tc>
          <w:tcPr>
            <w:tcW w:w="1052" w:type="dxa"/>
            <w:tcBorders>
              <w:top w:val="nil"/>
              <w:left w:val="nil"/>
              <w:bottom w:val="nil"/>
              <w:right w:val="nil"/>
              <w:insideH w:val="nil"/>
              <w:insideV w:val="nil"/>
            </w:tcBorders>
            <w:tcMar>
              <w:top w:w="70" w:type="dxa"/>
              <w:left w:w="70" w:type="dxa"/>
              <w:bottom w:w="70" w:type="dxa"/>
              <w:right w:w="70" w:type="dxa"/>
            </w:tcMar>
          </w:tcPr>
          <w:p w14:paraId="72DEC1D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6.31</w:t>
            </w:r>
          </w:p>
        </w:tc>
        <w:tc>
          <w:tcPr>
            <w:tcW w:w="1080" w:type="dxa"/>
            <w:tcBorders>
              <w:top w:val="nil"/>
              <w:left w:val="nil"/>
              <w:bottom w:val="nil"/>
              <w:right w:val="nil"/>
              <w:insideH w:val="nil"/>
              <w:insideV w:val="nil"/>
            </w:tcBorders>
            <w:tcMar>
              <w:top w:w="70" w:type="dxa"/>
              <w:left w:w="70" w:type="dxa"/>
              <w:bottom w:w="70" w:type="dxa"/>
              <w:right w:w="70" w:type="dxa"/>
            </w:tcMar>
          </w:tcPr>
          <w:p w14:paraId="5369F91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10.38</w:t>
            </w:r>
          </w:p>
        </w:tc>
        <w:tc>
          <w:tcPr>
            <w:tcW w:w="1103" w:type="dxa"/>
            <w:tcBorders>
              <w:top w:val="nil"/>
              <w:left w:val="nil"/>
              <w:bottom w:val="nil"/>
              <w:right w:val="nil"/>
              <w:insideH w:val="nil"/>
              <w:insideV w:val="nil"/>
            </w:tcBorders>
            <w:tcMar>
              <w:top w:w="70" w:type="dxa"/>
              <w:left w:w="70" w:type="dxa"/>
              <w:bottom w:w="70" w:type="dxa"/>
              <w:right w:w="70" w:type="dxa"/>
            </w:tcMar>
          </w:tcPr>
          <w:p w14:paraId="42D711A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38</w:t>
            </w:r>
          </w:p>
        </w:tc>
        <w:tc>
          <w:tcPr>
            <w:tcW w:w="1072" w:type="dxa"/>
            <w:tcBorders>
              <w:top w:val="nil"/>
              <w:left w:val="nil"/>
              <w:bottom w:val="nil"/>
              <w:right w:val="nil"/>
              <w:insideH w:val="nil"/>
              <w:insideV w:val="nil"/>
            </w:tcBorders>
            <w:tcMar>
              <w:top w:w="70" w:type="dxa"/>
              <w:left w:w="70" w:type="dxa"/>
              <w:bottom w:w="70" w:type="dxa"/>
              <w:right w:w="70" w:type="dxa"/>
            </w:tcMar>
          </w:tcPr>
          <w:p w14:paraId="547DFB5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0.805</w:t>
            </w:r>
          </w:p>
        </w:tc>
        <w:tc>
          <w:tcPr>
            <w:tcW w:w="1073" w:type="dxa"/>
            <w:tcBorders>
              <w:top w:val="nil"/>
              <w:left w:val="nil"/>
              <w:bottom w:val="nil"/>
              <w:right w:val="nil"/>
              <w:insideH w:val="nil"/>
              <w:insideV w:val="nil"/>
            </w:tcBorders>
            <w:tcMar>
              <w:top w:w="70" w:type="dxa"/>
              <w:left w:w="70" w:type="dxa"/>
              <w:bottom w:w="70" w:type="dxa"/>
              <w:right w:w="70" w:type="dxa"/>
            </w:tcMar>
          </w:tcPr>
          <w:p w14:paraId="7DEF144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0.634</w:t>
            </w:r>
          </w:p>
        </w:tc>
      </w:tr>
      <w:tr w14:paraId="65BD015B">
        <w:tc>
          <w:tcPr>
            <w:tcW w:w="2022" w:type="dxa"/>
            <w:tcBorders>
              <w:top w:val="nil"/>
              <w:left w:val="nil"/>
              <w:bottom w:val="nil"/>
              <w:right w:val="nil"/>
              <w:insideH w:val="nil"/>
              <w:insideV w:val="nil"/>
            </w:tcBorders>
            <w:tcMar>
              <w:top w:w="70" w:type="dxa"/>
              <w:left w:w="70" w:type="dxa"/>
              <w:bottom w:w="70" w:type="dxa"/>
              <w:right w:w="70" w:type="dxa"/>
            </w:tcMar>
          </w:tcPr>
          <w:p w14:paraId="08482B0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hospital only</w:t>
            </w:r>
          </w:p>
        </w:tc>
        <w:tc>
          <w:tcPr>
            <w:tcW w:w="973" w:type="dxa"/>
            <w:tcBorders>
              <w:top w:val="nil"/>
              <w:left w:val="nil"/>
              <w:bottom w:val="nil"/>
              <w:right w:val="nil"/>
              <w:insideH w:val="nil"/>
              <w:insideV w:val="nil"/>
            </w:tcBorders>
            <w:tcMar>
              <w:top w:w="70" w:type="dxa"/>
              <w:left w:w="70" w:type="dxa"/>
              <w:bottom w:w="70" w:type="dxa"/>
              <w:right w:w="70" w:type="dxa"/>
            </w:tcMar>
          </w:tcPr>
          <w:p w14:paraId="52CBB17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25</w:t>
            </w:r>
          </w:p>
        </w:tc>
        <w:tc>
          <w:tcPr>
            <w:tcW w:w="1268" w:type="dxa"/>
            <w:tcBorders>
              <w:top w:val="nil"/>
              <w:left w:val="nil"/>
              <w:bottom w:val="nil"/>
              <w:right w:val="nil"/>
              <w:insideH w:val="nil"/>
              <w:insideV w:val="nil"/>
            </w:tcBorders>
            <w:tcMar>
              <w:top w:w="70" w:type="dxa"/>
              <w:left w:w="70" w:type="dxa"/>
              <w:bottom w:w="70" w:type="dxa"/>
              <w:right w:w="70" w:type="dxa"/>
            </w:tcMar>
          </w:tcPr>
          <w:p w14:paraId="4747567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nearest segment proxy</w:t>
            </w:r>
          </w:p>
        </w:tc>
        <w:tc>
          <w:tcPr>
            <w:tcW w:w="1153" w:type="dxa"/>
            <w:tcBorders>
              <w:top w:val="nil"/>
              <w:left w:val="nil"/>
              <w:bottom w:val="nil"/>
              <w:right w:val="nil"/>
              <w:insideH w:val="nil"/>
              <w:insideV w:val="nil"/>
            </w:tcBorders>
            <w:tcMar>
              <w:top w:w="70" w:type="dxa"/>
              <w:left w:w="70" w:type="dxa"/>
              <w:bottom w:w="70" w:type="dxa"/>
              <w:right w:w="70" w:type="dxa"/>
            </w:tcMar>
          </w:tcPr>
          <w:p w14:paraId="2B5D094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46</w:t>
            </w:r>
          </w:p>
        </w:tc>
        <w:tc>
          <w:tcPr>
            <w:tcW w:w="1052" w:type="dxa"/>
            <w:tcBorders>
              <w:top w:val="nil"/>
              <w:left w:val="nil"/>
              <w:bottom w:val="nil"/>
              <w:right w:val="nil"/>
              <w:insideH w:val="nil"/>
              <w:insideV w:val="nil"/>
            </w:tcBorders>
            <w:tcMar>
              <w:top w:w="70" w:type="dxa"/>
              <w:left w:w="70" w:type="dxa"/>
              <w:bottom w:w="70" w:type="dxa"/>
              <w:right w:w="70" w:type="dxa"/>
            </w:tcMar>
          </w:tcPr>
          <w:p w14:paraId="683371B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6.18</w:t>
            </w:r>
          </w:p>
        </w:tc>
        <w:tc>
          <w:tcPr>
            <w:tcW w:w="1080" w:type="dxa"/>
            <w:tcBorders>
              <w:top w:val="nil"/>
              <w:left w:val="nil"/>
              <w:bottom w:val="nil"/>
              <w:right w:val="nil"/>
              <w:insideH w:val="nil"/>
              <w:insideV w:val="nil"/>
            </w:tcBorders>
            <w:tcMar>
              <w:top w:w="70" w:type="dxa"/>
              <w:left w:w="70" w:type="dxa"/>
              <w:bottom w:w="70" w:type="dxa"/>
              <w:right w:w="70" w:type="dxa"/>
            </w:tcMar>
          </w:tcPr>
          <w:p w14:paraId="2204564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13.25</w:t>
            </w:r>
          </w:p>
        </w:tc>
        <w:tc>
          <w:tcPr>
            <w:tcW w:w="1103" w:type="dxa"/>
            <w:tcBorders>
              <w:top w:val="nil"/>
              <w:left w:val="nil"/>
              <w:bottom w:val="nil"/>
              <w:right w:val="nil"/>
              <w:insideH w:val="nil"/>
              <w:insideV w:val="nil"/>
            </w:tcBorders>
            <w:tcMar>
              <w:top w:w="70" w:type="dxa"/>
              <w:left w:w="70" w:type="dxa"/>
              <w:bottom w:w="70" w:type="dxa"/>
              <w:right w:w="70" w:type="dxa"/>
            </w:tcMar>
          </w:tcPr>
          <w:p w14:paraId="27C3430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40</w:t>
            </w:r>
          </w:p>
        </w:tc>
        <w:tc>
          <w:tcPr>
            <w:tcW w:w="1072" w:type="dxa"/>
            <w:tcBorders>
              <w:top w:val="nil"/>
              <w:left w:val="nil"/>
              <w:bottom w:val="nil"/>
              <w:right w:val="nil"/>
              <w:insideH w:val="nil"/>
              <w:insideV w:val="nil"/>
            </w:tcBorders>
            <w:tcMar>
              <w:top w:w="70" w:type="dxa"/>
              <w:left w:w="70" w:type="dxa"/>
              <w:bottom w:w="70" w:type="dxa"/>
              <w:right w:w="70" w:type="dxa"/>
            </w:tcMar>
          </w:tcPr>
          <w:p w14:paraId="5001543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0.814</w:t>
            </w:r>
          </w:p>
        </w:tc>
        <w:tc>
          <w:tcPr>
            <w:tcW w:w="1073" w:type="dxa"/>
            <w:tcBorders>
              <w:top w:val="nil"/>
              <w:left w:val="nil"/>
              <w:bottom w:val="nil"/>
              <w:right w:val="nil"/>
              <w:insideH w:val="nil"/>
              <w:insideV w:val="nil"/>
            </w:tcBorders>
            <w:tcMar>
              <w:top w:w="70" w:type="dxa"/>
              <w:left w:w="70" w:type="dxa"/>
              <w:bottom w:w="70" w:type="dxa"/>
              <w:right w:w="70" w:type="dxa"/>
            </w:tcMar>
          </w:tcPr>
          <w:p w14:paraId="256F8C4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0.620</w:t>
            </w:r>
          </w:p>
        </w:tc>
      </w:tr>
      <w:tr w14:paraId="408153FC">
        <w:tc>
          <w:tcPr>
            <w:tcW w:w="2022" w:type="dxa"/>
            <w:tcBorders>
              <w:top w:val="nil"/>
              <w:left w:val="nil"/>
              <w:bottom w:val="nil"/>
              <w:right w:val="nil"/>
              <w:insideH w:val="nil"/>
              <w:insideV w:val="nil"/>
            </w:tcBorders>
            <w:tcMar>
              <w:top w:w="70" w:type="dxa"/>
              <w:left w:w="70" w:type="dxa"/>
              <w:bottom w:w="70" w:type="dxa"/>
              <w:right w:w="70" w:type="dxa"/>
            </w:tcMar>
          </w:tcPr>
          <w:p w14:paraId="65C3866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hospital only</w:t>
            </w:r>
          </w:p>
        </w:tc>
        <w:tc>
          <w:tcPr>
            <w:tcW w:w="973" w:type="dxa"/>
            <w:tcBorders>
              <w:top w:val="nil"/>
              <w:left w:val="nil"/>
              <w:bottom w:val="nil"/>
              <w:right w:val="nil"/>
              <w:insideH w:val="nil"/>
              <w:insideV w:val="nil"/>
            </w:tcBorders>
            <w:tcMar>
              <w:top w:w="70" w:type="dxa"/>
              <w:left w:w="70" w:type="dxa"/>
              <w:bottom w:w="70" w:type="dxa"/>
              <w:right w:w="70" w:type="dxa"/>
            </w:tcMar>
          </w:tcPr>
          <w:p w14:paraId="6B13275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w:t>
            </w:r>
          </w:p>
        </w:tc>
        <w:tc>
          <w:tcPr>
            <w:tcW w:w="1268" w:type="dxa"/>
            <w:tcBorders>
              <w:top w:val="nil"/>
              <w:left w:val="nil"/>
              <w:bottom w:val="nil"/>
              <w:right w:val="nil"/>
              <w:insideH w:val="nil"/>
              <w:insideV w:val="nil"/>
            </w:tcBorders>
            <w:tcMar>
              <w:top w:w="70" w:type="dxa"/>
              <w:left w:w="70" w:type="dxa"/>
              <w:bottom w:w="70" w:type="dxa"/>
              <w:right w:w="70" w:type="dxa"/>
            </w:tcMar>
          </w:tcPr>
          <w:p w14:paraId="403D896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nearest node</w:t>
            </w:r>
          </w:p>
        </w:tc>
        <w:tc>
          <w:tcPr>
            <w:tcW w:w="1153" w:type="dxa"/>
            <w:tcBorders>
              <w:top w:val="nil"/>
              <w:left w:val="nil"/>
              <w:bottom w:val="nil"/>
              <w:right w:val="nil"/>
              <w:insideH w:val="nil"/>
              <w:insideV w:val="nil"/>
            </w:tcBorders>
            <w:tcMar>
              <w:top w:w="70" w:type="dxa"/>
              <w:left w:w="70" w:type="dxa"/>
              <w:bottom w:w="70" w:type="dxa"/>
              <w:right w:w="70" w:type="dxa"/>
            </w:tcMar>
          </w:tcPr>
          <w:p w14:paraId="46CC897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49</w:t>
            </w:r>
          </w:p>
        </w:tc>
        <w:tc>
          <w:tcPr>
            <w:tcW w:w="1052" w:type="dxa"/>
            <w:tcBorders>
              <w:top w:val="nil"/>
              <w:left w:val="nil"/>
              <w:bottom w:val="nil"/>
              <w:right w:val="nil"/>
              <w:insideH w:val="nil"/>
              <w:insideV w:val="nil"/>
            </w:tcBorders>
            <w:tcMar>
              <w:top w:w="70" w:type="dxa"/>
              <w:left w:w="70" w:type="dxa"/>
              <w:bottom w:w="70" w:type="dxa"/>
              <w:right w:w="70" w:type="dxa"/>
            </w:tcMar>
          </w:tcPr>
          <w:p w14:paraId="66CA73B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5.72</w:t>
            </w:r>
          </w:p>
        </w:tc>
        <w:tc>
          <w:tcPr>
            <w:tcW w:w="1080" w:type="dxa"/>
            <w:tcBorders>
              <w:top w:val="nil"/>
              <w:left w:val="nil"/>
              <w:bottom w:val="nil"/>
              <w:right w:val="nil"/>
              <w:insideH w:val="nil"/>
              <w:insideV w:val="nil"/>
            </w:tcBorders>
            <w:tcMar>
              <w:top w:w="70" w:type="dxa"/>
              <w:left w:w="70" w:type="dxa"/>
              <w:bottom w:w="70" w:type="dxa"/>
              <w:right w:w="70" w:type="dxa"/>
            </w:tcMar>
          </w:tcPr>
          <w:p w14:paraId="36EDE52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11.01</w:t>
            </w:r>
          </w:p>
        </w:tc>
        <w:tc>
          <w:tcPr>
            <w:tcW w:w="1103" w:type="dxa"/>
            <w:tcBorders>
              <w:top w:val="nil"/>
              <w:left w:val="nil"/>
              <w:bottom w:val="nil"/>
              <w:right w:val="nil"/>
              <w:insideH w:val="nil"/>
              <w:insideV w:val="nil"/>
            </w:tcBorders>
            <w:tcMar>
              <w:top w:w="70" w:type="dxa"/>
              <w:left w:w="70" w:type="dxa"/>
              <w:bottom w:w="70" w:type="dxa"/>
              <w:right w:w="70" w:type="dxa"/>
            </w:tcMar>
          </w:tcPr>
          <w:p w14:paraId="3D51B47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35</w:t>
            </w:r>
          </w:p>
        </w:tc>
        <w:tc>
          <w:tcPr>
            <w:tcW w:w="1072" w:type="dxa"/>
            <w:tcBorders>
              <w:top w:val="nil"/>
              <w:left w:val="nil"/>
              <w:bottom w:val="nil"/>
              <w:right w:val="nil"/>
              <w:insideH w:val="nil"/>
              <w:insideV w:val="nil"/>
            </w:tcBorders>
            <w:tcMar>
              <w:top w:w="70" w:type="dxa"/>
              <w:left w:w="70" w:type="dxa"/>
              <w:bottom w:w="70" w:type="dxa"/>
              <w:right w:w="70" w:type="dxa"/>
            </w:tcMar>
          </w:tcPr>
          <w:p w14:paraId="427B4A2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0.895</w:t>
            </w:r>
          </w:p>
        </w:tc>
        <w:tc>
          <w:tcPr>
            <w:tcW w:w="1073" w:type="dxa"/>
            <w:tcBorders>
              <w:top w:val="nil"/>
              <w:left w:val="nil"/>
              <w:bottom w:val="nil"/>
              <w:right w:val="nil"/>
              <w:insideH w:val="nil"/>
              <w:insideV w:val="nil"/>
            </w:tcBorders>
            <w:tcMar>
              <w:top w:w="70" w:type="dxa"/>
              <w:left w:w="70" w:type="dxa"/>
              <w:bottom w:w="70" w:type="dxa"/>
              <w:right w:w="70" w:type="dxa"/>
            </w:tcMar>
          </w:tcPr>
          <w:p w14:paraId="3F65D80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0.817</w:t>
            </w:r>
          </w:p>
        </w:tc>
      </w:tr>
      <w:tr w14:paraId="2E698A0F">
        <w:tc>
          <w:tcPr>
            <w:tcW w:w="2022" w:type="dxa"/>
            <w:tcBorders>
              <w:top w:val="nil"/>
              <w:left w:val="nil"/>
              <w:bottom w:val="nil"/>
              <w:right w:val="nil"/>
              <w:insideH w:val="nil"/>
              <w:insideV w:val="nil"/>
            </w:tcBorders>
            <w:tcMar>
              <w:top w:w="70" w:type="dxa"/>
              <w:left w:w="70" w:type="dxa"/>
              <w:bottom w:w="70" w:type="dxa"/>
              <w:right w:w="70" w:type="dxa"/>
            </w:tcMar>
          </w:tcPr>
          <w:p w14:paraId="12E4AAE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hospital only</w:t>
            </w:r>
          </w:p>
        </w:tc>
        <w:tc>
          <w:tcPr>
            <w:tcW w:w="973" w:type="dxa"/>
            <w:tcBorders>
              <w:top w:val="nil"/>
              <w:left w:val="nil"/>
              <w:bottom w:val="nil"/>
              <w:right w:val="nil"/>
              <w:insideH w:val="nil"/>
              <w:insideV w:val="nil"/>
            </w:tcBorders>
            <w:tcMar>
              <w:top w:w="70" w:type="dxa"/>
              <w:left w:w="70" w:type="dxa"/>
              <w:bottom w:w="70" w:type="dxa"/>
              <w:right w:w="70" w:type="dxa"/>
            </w:tcMar>
          </w:tcPr>
          <w:p w14:paraId="0C605E5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w:t>
            </w:r>
          </w:p>
        </w:tc>
        <w:tc>
          <w:tcPr>
            <w:tcW w:w="1268" w:type="dxa"/>
            <w:tcBorders>
              <w:top w:val="nil"/>
              <w:left w:val="nil"/>
              <w:bottom w:val="nil"/>
              <w:right w:val="nil"/>
              <w:insideH w:val="nil"/>
              <w:insideV w:val="nil"/>
            </w:tcBorders>
            <w:tcMar>
              <w:top w:w="70" w:type="dxa"/>
              <w:left w:w="70" w:type="dxa"/>
              <w:bottom w:w="70" w:type="dxa"/>
              <w:right w:w="70" w:type="dxa"/>
            </w:tcMar>
          </w:tcPr>
          <w:p w14:paraId="78ADC9E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nearest segment proxy</w:t>
            </w:r>
          </w:p>
        </w:tc>
        <w:tc>
          <w:tcPr>
            <w:tcW w:w="1153" w:type="dxa"/>
            <w:tcBorders>
              <w:top w:val="nil"/>
              <w:left w:val="nil"/>
              <w:bottom w:val="nil"/>
              <w:right w:val="nil"/>
              <w:insideH w:val="nil"/>
              <w:insideV w:val="nil"/>
            </w:tcBorders>
            <w:tcMar>
              <w:top w:w="70" w:type="dxa"/>
              <w:left w:w="70" w:type="dxa"/>
              <w:bottom w:w="70" w:type="dxa"/>
              <w:right w:w="70" w:type="dxa"/>
            </w:tcMar>
          </w:tcPr>
          <w:p w14:paraId="6A0B5D2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49</w:t>
            </w:r>
          </w:p>
        </w:tc>
        <w:tc>
          <w:tcPr>
            <w:tcW w:w="1052" w:type="dxa"/>
            <w:tcBorders>
              <w:top w:val="nil"/>
              <w:left w:val="nil"/>
              <w:bottom w:val="nil"/>
              <w:right w:val="nil"/>
              <w:insideH w:val="nil"/>
              <w:insideV w:val="nil"/>
            </w:tcBorders>
            <w:tcMar>
              <w:top w:w="70" w:type="dxa"/>
              <w:left w:w="70" w:type="dxa"/>
              <w:bottom w:w="70" w:type="dxa"/>
              <w:right w:w="70" w:type="dxa"/>
            </w:tcMar>
          </w:tcPr>
          <w:p w14:paraId="05B0B00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5.68</w:t>
            </w:r>
          </w:p>
        </w:tc>
        <w:tc>
          <w:tcPr>
            <w:tcW w:w="1080" w:type="dxa"/>
            <w:tcBorders>
              <w:top w:val="nil"/>
              <w:left w:val="nil"/>
              <w:bottom w:val="nil"/>
              <w:right w:val="nil"/>
              <w:insideH w:val="nil"/>
              <w:insideV w:val="nil"/>
            </w:tcBorders>
            <w:tcMar>
              <w:top w:w="70" w:type="dxa"/>
              <w:left w:w="70" w:type="dxa"/>
              <w:bottom w:w="70" w:type="dxa"/>
              <w:right w:w="70" w:type="dxa"/>
            </w:tcMar>
          </w:tcPr>
          <w:p w14:paraId="53FAC47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10.70</w:t>
            </w:r>
          </w:p>
        </w:tc>
        <w:tc>
          <w:tcPr>
            <w:tcW w:w="1103" w:type="dxa"/>
            <w:tcBorders>
              <w:top w:val="nil"/>
              <w:left w:val="nil"/>
              <w:bottom w:val="nil"/>
              <w:right w:val="nil"/>
              <w:insideH w:val="nil"/>
              <w:insideV w:val="nil"/>
            </w:tcBorders>
            <w:tcMar>
              <w:top w:w="70" w:type="dxa"/>
              <w:left w:w="70" w:type="dxa"/>
              <w:bottom w:w="70" w:type="dxa"/>
              <w:right w:w="70" w:type="dxa"/>
            </w:tcMar>
          </w:tcPr>
          <w:p w14:paraId="17B1244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36</w:t>
            </w:r>
          </w:p>
        </w:tc>
        <w:tc>
          <w:tcPr>
            <w:tcW w:w="1072" w:type="dxa"/>
            <w:tcBorders>
              <w:top w:val="nil"/>
              <w:left w:val="nil"/>
              <w:bottom w:val="nil"/>
              <w:right w:val="nil"/>
              <w:insideH w:val="nil"/>
              <w:insideV w:val="nil"/>
            </w:tcBorders>
            <w:tcMar>
              <w:top w:w="70" w:type="dxa"/>
              <w:left w:w="70" w:type="dxa"/>
              <w:bottom w:w="70" w:type="dxa"/>
              <w:right w:w="70" w:type="dxa"/>
            </w:tcMar>
          </w:tcPr>
          <w:p w14:paraId="54366AE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0.895</w:t>
            </w:r>
          </w:p>
        </w:tc>
        <w:tc>
          <w:tcPr>
            <w:tcW w:w="1073" w:type="dxa"/>
            <w:tcBorders>
              <w:top w:val="nil"/>
              <w:left w:val="nil"/>
              <w:bottom w:val="nil"/>
              <w:right w:val="nil"/>
              <w:insideH w:val="nil"/>
              <w:insideV w:val="nil"/>
            </w:tcBorders>
            <w:tcMar>
              <w:top w:w="70" w:type="dxa"/>
              <w:left w:w="70" w:type="dxa"/>
              <w:bottom w:w="70" w:type="dxa"/>
              <w:right w:w="70" w:type="dxa"/>
            </w:tcMar>
          </w:tcPr>
          <w:p w14:paraId="30FE301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0.779</w:t>
            </w:r>
          </w:p>
        </w:tc>
      </w:tr>
      <w:tr w14:paraId="112F022A">
        <w:tc>
          <w:tcPr>
            <w:tcW w:w="2022" w:type="dxa"/>
            <w:tcBorders>
              <w:top w:val="nil"/>
              <w:left w:val="nil"/>
              <w:bottom w:val="nil"/>
              <w:right w:val="nil"/>
              <w:insideH w:val="nil"/>
              <w:insideV w:val="nil"/>
            </w:tcBorders>
            <w:tcMar>
              <w:top w:w="70" w:type="dxa"/>
              <w:left w:w="70" w:type="dxa"/>
              <w:bottom w:w="70" w:type="dxa"/>
              <w:right w:w="70" w:type="dxa"/>
            </w:tcMar>
          </w:tcPr>
          <w:p w14:paraId="0C0429D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hospital only</w:t>
            </w:r>
          </w:p>
        </w:tc>
        <w:tc>
          <w:tcPr>
            <w:tcW w:w="973" w:type="dxa"/>
            <w:tcBorders>
              <w:top w:val="nil"/>
              <w:left w:val="nil"/>
              <w:bottom w:val="nil"/>
              <w:right w:val="nil"/>
              <w:insideH w:val="nil"/>
              <w:insideV w:val="nil"/>
            </w:tcBorders>
            <w:tcMar>
              <w:top w:w="70" w:type="dxa"/>
              <w:left w:w="70" w:type="dxa"/>
              <w:bottom w:w="70" w:type="dxa"/>
              <w:right w:w="70" w:type="dxa"/>
            </w:tcMar>
          </w:tcPr>
          <w:p w14:paraId="0DFD816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w:t>
            </w:r>
          </w:p>
        </w:tc>
        <w:tc>
          <w:tcPr>
            <w:tcW w:w="1268" w:type="dxa"/>
            <w:tcBorders>
              <w:top w:val="nil"/>
              <w:left w:val="nil"/>
              <w:bottom w:val="nil"/>
              <w:right w:val="nil"/>
              <w:insideH w:val="nil"/>
              <w:insideV w:val="nil"/>
            </w:tcBorders>
            <w:tcMar>
              <w:top w:w="70" w:type="dxa"/>
              <w:left w:w="70" w:type="dxa"/>
              <w:bottom w:w="70" w:type="dxa"/>
              <w:right w:w="70" w:type="dxa"/>
            </w:tcMar>
          </w:tcPr>
          <w:p w14:paraId="3100B22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nearest node</w:t>
            </w:r>
          </w:p>
        </w:tc>
        <w:tc>
          <w:tcPr>
            <w:tcW w:w="1153" w:type="dxa"/>
            <w:tcBorders>
              <w:top w:val="nil"/>
              <w:left w:val="nil"/>
              <w:bottom w:val="nil"/>
              <w:right w:val="nil"/>
              <w:insideH w:val="nil"/>
              <w:insideV w:val="nil"/>
            </w:tcBorders>
            <w:tcMar>
              <w:top w:w="70" w:type="dxa"/>
              <w:left w:w="70" w:type="dxa"/>
              <w:bottom w:w="70" w:type="dxa"/>
              <w:right w:w="70" w:type="dxa"/>
            </w:tcMar>
          </w:tcPr>
          <w:p w14:paraId="7D81B82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49</w:t>
            </w:r>
          </w:p>
        </w:tc>
        <w:tc>
          <w:tcPr>
            <w:tcW w:w="1052" w:type="dxa"/>
            <w:tcBorders>
              <w:top w:val="nil"/>
              <w:left w:val="nil"/>
              <w:bottom w:val="nil"/>
              <w:right w:val="nil"/>
              <w:insideH w:val="nil"/>
              <w:insideV w:val="nil"/>
            </w:tcBorders>
            <w:tcMar>
              <w:top w:w="70" w:type="dxa"/>
              <w:left w:w="70" w:type="dxa"/>
              <w:bottom w:w="70" w:type="dxa"/>
              <w:right w:w="70" w:type="dxa"/>
            </w:tcMar>
          </w:tcPr>
          <w:p w14:paraId="081D467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5.12</w:t>
            </w:r>
          </w:p>
        </w:tc>
        <w:tc>
          <w:tcPr>
            <w:tcW w:w="1080" w:type="dxa"/>
            <w:tcBorders>
              <w:top w:val="nil"/>
              <w:left w:val="nil"/>
              <w:bottom w:val="nil"/>
              <w:right w:val="nil"/>
              <w:insideH w:val="nil"/>
              <w:insideV w:val="nil"/>
            </w:tcBorders>
            <w:tcMar>
              <w:top w:w="70" w:type="dxa"/>
              <w:left w:w="70" w:type="dxa"/>
              <w:bottom w:w="70" w:type="dxa"/>
              <w:right w:w="70" w:type="dxa"/>
            </w:tcMar>
          </w:tcPr>
          <w:p w14:paraId="0DF6B6A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12.75</w:t>
            </w:r>
          </w:p>
        </w:tc>
        <w:tc>
          <w:tcPr>
            <w:tcW w:w="1103" w:type="dxa"/>
            <w:tcBorders>
              <w:top w:val="nil"/>
              <w:left w:val="nil"/>
              <w:bottom w:val="nil"/>
              <w:right w:val="nil"/>
              <w:insideH w:val="nil"/>
              <w:insideV w:val="nil"/>
            </w:tcBorders>
            <w:tcMar>
              <w:top w:w="70" w:type="dxa"/>
              <w:left w:w="70" w:type="dxa"/>
              <w:bottom w:w="70" w:type="dxa"/>
              <w:right w:w="70" w:type="dxa"/>
            </w:tcMar>
          </w:tcPr>
          <w:p w14:paraId="7991300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26</w:t>
            </w:r>
          </w:p>
        </w:tc>
        <w:tc>
          <w:tcPr>
            <w:tcW w:w="1072" w:type="dxa"/>
            <w:tcBorders>
              <w:top w:val="nil"/>
              <w:left w:val="nil"/>
              <w:bottom w:val="nil"/>
              <w:right w:val="nil"/>
              <w:insideH w:val="nil"/>
              <w:insideV w:val="nil"/>
            </w:tcBorders>
            <w:tcMar>
              <w:top w:w="70" w:type="dxa"/>
              <w:left w:w="70" w:type="dxa"/>
              <w:bottom w:w="70" w:type="dxa"/>
              <w:right w:w="70" w:type="dxa"/>
            </w:tcMar>
          </w:tcPr>
          <w:p w14:paraId="7AE0045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0.938</w:t>
            </w:r>
          </w:p>
        </w:tc>
        <w:tc>
          <w:tcPr>
            <w:tcW w:w="1073" w:type="dxa"/>
            <w:tcBorders>
              <w:top w:val="nil"/>
              <w:left w:val="nil"/>
              <w:bottom w:val="nil"/>
              <w:right w:val="nil"/>
              <w:insideH w:val="nil"/>
              <w:insideV w:val="nil"/>
            </w:tcBorders>
            <w:tcMar>
              <w:top w:w="70" w:type="dxa"/>
              <w:left w:w="70" w:type="dxa"/>
              <w:bottom w:w="70" w:type="dxa"/>
              <w:right w:w="70" w:type="dxa"/>
            </w:tcMar>
          </w:tcPr>
          <w:p w14:paraId="10324F1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0.803</w:t>
            </w:r>
          </w:p>
        </w:tc>
      </w:tr>
      <w:tr w14:paraId="195FCFA4">
        <w:tc>
          <w:tcPr>
            <w:tcW w:w="2022" w:type="dxa"/>
            <w:tcBorders>
              <w:top w:val="nil"/>
              <w:left w:val="nil"/>
              <w:bottom w:val="nil"/>
              <w:right w:val="nil"/>
              <w:insideH w:val="nil"/>
              <w:insideV w:val="nil"/>
            </w:tcBorders>
            <w:tcMar>
              <w:top w:w="70" w:type="dxa"/>
              <w:left w:w="70" w:type="dxa"/>
              <w:bottom w:w="70" w:type="dxa"/>
              <w:right w:w="70" w:type="dxa"/>
            </w:tcMar>
          </w:tcPr>
          <w:p w14:paraId="10A43DC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hospital only</w:t>
            </w:r>
          </w:p>
        </w:tc>
        <w:tc>
          <w:tcPr>
            <w:tcW w:w="973" w:type="dxa"/>
            <w:tcBorders>
              <w:top w:val="nil"/>
              <w:left w:val="nil"/>
              <w:bottom w:val="nil"/>
              <w:right w:val="nil"/>
              <w:insideH w:val="nil"/>
              <w:insideV w:val="nil"/>
            </w:tcBorders>
            <w:tcMar>
              <w:top w:w="70" w:type="dxa"/>
              <w:left w:w="70" w:type="dxa"/>
              <w:bottom w:w="70" w:type="dxa"/>
              <w:right w:w="70" w:type="dxa"/>
            </w:tcMar>
          </w:tcPr>
          <w:p w14:paraId="559ED2E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w:t>
            </w:r>
          </w:p>
        </w:tc>
        <w:tc>
          <w:tcPr>
            <w:tcW w:w="1268" w:type="dxa"/>
            <w:tcBorders>
              <w:top w:val="nil"/>
              <w:left w:val="nil"/>
              <w:bottom w:val="nil"/>
              <w:right w:val="nil"/>
              <w:insideH w:val="nil"/>
              <w:insideV w:val="nil"/>
            </w:tcBorders>
            <w:tcMar>
              <w:top w:w="70" w:type="dxa"/>
              <w:left w:w="70" w:type="dxa"/>
              <w:bottom w:w="70" w:type="dxa"/>
              <w:right w:w="70" w:type="dxa"/>
            </w:tcMar>
          </w:tcPr>
          <w:p w14:paraId="19B605D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nearest segment proxy</w:t>
            </w:r>
          </w:p>
        </w:tc>
        <w:tc>
          <w:tcPr>
            <w:tcW w:w="1153" w:type="dxa"/>
            <w:tcBorders>
              <w:top w:val="nil"/>
              <w:left w:val="nil"/>
              <w:bottom w:val="nil"/>
              <w:right w:val="nil"/>
              <w:insideH w:val="nil"/>
              <w:insideV w:val="nil"/>
            </w:tcBorders>
            <w:tcMar>
              <w:top w:w="70" w:type="dxa"/>
              <w:left w:w="70" w:type="dxa"/>
              <w:bottom w:w="70" w:type="dxa"/>
              <w:right w:w="70" w:type="dxa"/>
            </w:tcMar>
          </w:tcPr>
          <w:p w14:paraId="67706D2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49</w:t>
            </w:r>
          </w:p>
        </w:tc>
        <w:tc>
          <w:tcPr>
            <w:tcW w:w="1052" w:type="dxa"/>
            <w:tcBorders>
              <w:top w:val="nil"/>
              <w:left w:val="nil"/>
              <w:bottom w:val="nil"/>
              <w:right w:val="nil"/>
              <w:insideH w:val="nil"/>
              <w:insideV w:val="nil"/>
            </w:tcBorders>
            <w:tcMar>
              <w:top w:w="70" w:type="dxa"/>
              <w:left w:w="70" w:type="dxa"/>
              <w:bottom w:w="70" w:type="dxa"/>
              <w:right w:w="70" w:type="dxa"/>
            </w:tcMar>
          </w:tcPr>
          <w:p w14:paraId="30BFE06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5.11</w:t>
            </w:r>
          </w:p>
        </w:tc>
        <w:tc>
          <w:tcPr>
            <w:tcW w:w="1080" w:type="dxa"/>
            <w:tcBorders>
              <w:top w:val="nil"/>
              <w:left w:val="nil"/>
              <w:bottom w:val="nil"/>
              <w:right w:val="nil"/>
              <w:insideH w:val="nil"/>
              <w:insideV w:val="nil"/>
            </w:tcBorders>
            <w:tcMar>
              <w:top w:w="70" w:type="dxa"/>
              <w:left w:w="70" w:type="dxa"/>
              <w:bottom w:w="70" w:type="dxa"/>
              <w:right w:w="70" w:type="dxa"/>
            </w:tcMar>
          </w:tcPr>
          <w:p w14:paraId="7796681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13.02</w:t>
            </w:r>
          </w:p>
        </w:tc>
        <w:tc>
          <w:tcPr>
            <w:tcW w:w="1103" w:type="dxa"/>
            <w:tcBorders>
              <w:top w:val="nil"/>
              <w:left w:val="nil"/>
              <w:bottom w:val="nil"/>
              <w:right w:val="nil"/>
              <w:insideH w:val="nil"/>
              <w:insideV w:val="nil"/>
            </w:tcBorders>
            <w:tcMar>
              <w:top w:w="70" w:type="dxa"/>
              <w:left w:w="70" w:type="dxa"/>
              <w:bottom w:w="70" w:type="dxa"/>
              <w:right w:w="70" w:type="dxa"/>
            </w:tcMar>
          </w:tcPr>
          <w:p w14:paraId="5D60973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26</w:t>
            </w:r>
          </w:p>
        </w:tc>
        <w:tc>
          <w:tcPr>
            <w:tcW w:w="1072" w:type="dxa"/>
            <w:tcBorders>
              <w:top w:val="nil"/>
              <w:left w:val="nil"/>
              <w:bottom w:val="nil"/>
              <w:right w:val="nil"/>
              <w:insideH w:val="nil"/>
              <w:insideV w:val="nil"/>
            </w:tcBorders>
            <w:tcMar>
              <w:top w:w="70" w:type="dxa"/>
              <w:left w:w="70" w:type="dxa"/>
              <w:bottom w:w="70" w:type="dxa"/>
              <w:right w:w="70" w:type="dxa"/>
            </w:tcMar>
          </w:tcPr>
          <w:p w14:paraId="2F72AAA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0.931</w:t>
            </w:r>
          </w:p>
        </w:tc>
        <w:tc>
          <w:tcPr>
            <w:tcW w:w="1073" w:type="dxa"/>
            <w:tcBorders>
              <w:top w:val="nil"/>
              <w:left w:val="nil"/>
              <w:bottom w:val="nil"/>
              <w:right w:val="nil"/>
              <w:insideH w:val="nil"/>
              <w:insideV w:val="nil"/>
            </w:tcBorders>
            <w:tcMar>
              <w:top w:w="70" w:type="dxa"/>
              <w:left w:w="70" w:type="dxa"/>
              <w:bottom w:w="70" w:type="dxa"/>
              <w:right w:w="70" w:type="dxa"/>
            </w:tcMar>
          </w:tcPr>
          <w:p w14:paraId="51A8DE1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0.705</w:t>
            </w:r>
          </w:p>
        </w:tc>
      </w:tr>
      <w:tr w14:paraId="74D3F2BE">
        <w:tc>
          <w:tcPr>
            <w:tcW w:w="2022" w:type="dxa"/>
            <w:tcBorders>
              <w:top w:val="nil"/>
              <w:left w:val="nil"/>
              <w:bottom w:val="nil"/>
              <w:right w:val="nil"/>
              <w:insideH w:val="nil"/>
              <w:insideV w:val="nil"/>
            </w:tcBorders>
            <w:tcMar>
              <w:top w:w="70" w:type="dxa"/>
              <w:left w:w="70" w:type="dxa"/>
              <w:bottom w:w="70" w:type="dxa"/>
              <w:right w:w="70" w:type="dxa"/>
            </w:tcMar>
          </w:tcPr>
          <w:p w14:paraId="41532F6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plus pharmacy</w:t>
            </w:r>
          </w:p>
        </w:tc>
        <w:tc>
          <w:tcPr>
            <w:tcW w:w="973" w:type="dxa"/>
            <w:tcBorders>
              <w:top w:val="nil"/>
              <w:left w:val="nil"/>
              <w:bottom w:val="nil"/>
              <w:right w:val="nil"/>
              <w:insideH w:val="nil"/>
              <w:insideV w:val="nil"/>
            </w:tcBorders>
            <w:tcMar>
              <w:top w:w="70" w:type="dxa"/>
              <w:left w:w="70" w:type="dxa"/>
              <w:bottom w:w="70" w:type="dxa"/>
              <w:right w:w="70" w:type="dxa"/>
            </w:tcMar>
          </w:tcPr>
          <w:p w14:paraId="3D66DAD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25</w:t>
            </w:r>
          </w:p>
        </w:tc>
        <w:tc>
          <w:tcPr>
            <w:tcW w:w="1268" w:type="dxa"/>
            <w:tcBorders>
              <w:top w:val="nil"/>
              <w:left w:val="nil"/>
              <w:bottom w:val="nil"/>
              <w:right w:val="nil"/>
              <w:insideH w:val="nil"/>
              <w:insideV w:val="nil"/>
            </w:tcBorders>
            <w:tcMar>
              <w:top w:w="70" w:type="dxa"/>
              <w:left w:w="70" w:type="dxa"/>
              <w:bottom w:w="70" w:type="dxa"/>
              <w:right w:w="70" w:type="dxa"/>
            </w:tcMar>
          </w:tcPr>
          <w:p w14:paraId="3FDBC89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nearest node</w:t>
            </w:r>
          </w:p>
        </w:tc>
        <w:tc>
          <w:tcPr>
            <w:tcW w:w="1153" w:type="dxa"/>
            <w:tcBorders>
              <w:top w:val="nil"/>
              <w:left w:val="nil"/>
              <w:bottom w:val="nil"/>
              <w:right w:val="nil"/>
              <w:insideH w:val="nil"/>
              <w:insideV w:val="nil"/>
            </w:tcBorders>
            <w:tcMar>
              <w:top w:w="70" w:type="dxa"/>
              <w:left w:w="70" w:type="dxa"/>
              <w:bottom w:w="70" w:type="dxa"/>
              <w:right w:w="70" w:type="dxa"/>
            </w:tcMar>
          </w:tcPr>
          <w:p w14:paraId="68A9004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48</w:t>
            </w:r>
          </w:p>
        </w:tc>
        <w:tc>
          <w:tcPr>
            <w:tcW w:w="1052" w:type="dxa"/>
            <w:tcBorders>
              <w:top w:val="nil"/>
              <w:left w:val="nil"/>
              <w:bottom w:val="nil"/>
              <w:right w:val="nil"/>
              <w:insideH w:val="nil"/>
              <w:insideV w:val="nil"/>
            </w:tcBorders>
            <w:tcMar>
              <w:top w:w="70" w:type="dxa"/>
              <w:left w:w="70" w:type="dxa"/>
              <w:bottom w:w="70" w:type="dxa"/>
              <w:right w:w="70" w:type="dxa"/>
            </w:tcMar>
          </w:tcPr>
          <w:p w14:paraId="5B0023A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4.74</w:t>
            </w:r>
          </w:p>
        </w:tc>
        <w:tc>
          <w:tcPr>
            <w:tcW w:w="1080" w:type="dxa"/>
            <w:tcBorders>
              <w:top w:val="nil"/>
              <w:left w:val="nil"/>
              <w:bottom w:val="nil"/>
              <w:right w:val="nil"/>
              <w:insideH w:val="nil"/>
              <w:insideV w:val="nil"/>
            </w:tcBorders>
            <w:tcMar>
              <w:top w:w="70" w:type="dxa"/>
              <w:left w:w="70" w:type="dxa"/>
              <w:bottom w:w="70" w:type="dxa"/>
              <w:right w:w="70" w:type="dxa"/>
            </w:tcMar>
          </w:tcPr>
          <w:p w14:paraId="10CF513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18.24</w:t>
            </w:r>
          </w:p>
        </w:tc>
        <w:tc>
          <w:tcPr>
            <w:tcW w:w="1103" w:type="dxa"/>
            <w:tcBorders>
              <w:top w:val="nil"/>
              <w:left w:val="nil"/>
              <w:bottom w:val="nil"/>
              <w:right w:val="nil"/>
              <w:insideH w:val="nil"/>
              <w:insideV w:val="nil"/>
            </w:tcBorders>
            <w:tcMar>
              <w:top w:w="70" w:type="dxa"/>
              <w:left w:w="70" w:type="dxa"/>
              <w:bottom w:w="70" w:type="dxa"/>
              <w:right w:w="70" w:type="dxa"/>
            </w:tcMar>
          </w:tcPr>
          <w:p w14:paraId="0F76BD2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33</w:t>
            </w:r>
          </w:p>
        </w:tc>
        <w:tc>
          <w:tcPr>
            <w:tcW w:w="1072" w:type="dxa"/>
            <w:tcBorders>
              <w:top w:val="nil"/>
              <w:left w:val="nil"/>
              <w:bottom w:val="nil"/>
              <w:right w:val="nil"/>
              <w:insideH w:val="nil"/>
              <w:insideV w:val="nil"/>
            </w:tcBorders>
            <w:tcMar>
              <w:top w:w="70" w:type="dxa"/>
              <w:left w:w="70" w:type="dxa"/>
              <w:bottom w:w="70" w:type="dxa"/>
              <w:right w:w="70" w:type="dxa"/>
            </w:tcMar>
          </w:tcPr>
          <w:p w14:paraId="7A7511B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0.947</w:t>
            </w:r>
          </w:p>
        </w:tc>
        <w:tc>
          <w:tcPr>
            <w:tcW w:w="1073" w:type="dxa"/>
            <w:tcBorders>
              <w:top w:val="nil"/>
              <w:left w:val="nil"/>
              <w:bottom w:val="nil"/>
              <w:right w:val="nil"/>
              <w:insideH w:val="nil"/>
              <w:insideV w:val="nil"/>
            </w:tcBorders>
            <w:tcMar>
              <w:top w:w="70" w:type="dxa"/>
              <w:left w:w="70" w:type="dxa"/>
              <w:bottom w:w="70" w:type="dxa"/>
              <w:right w:w="70" w:type="dxa"/>
            </w:tcMar>
          </w:tcPr>
          <w:p w14:paraId="1717DEF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0.835</w:t>
            </w:r>
          </w:p>
        </w:tc>
      </w:tr>
      <w:tr w14:paraId="2AB8FB3A">
        <w:tc>
          <w:tcPr>
            <w:tcW w:w="2022" w:type="dxa"/>
            <w:tcBorders>
              <w:top w:val="nil"/>
              <w:left w:val="nil"/>
              <w:bottom w:val="nil"/>
              <w:right w:val="nil"/>
              <w:insideH w:val="nil"/>
              <w:insideV w:val="nil"/>
            </w:tcBorders>
            <w:tcMar>
              <w:top w:w="70" w:type="dxa"/>
              <w:left w:w="70" w:type="dxa"/>
              <w:bottom w:w="70" w:type="dxa"/>
              <w:right w:w="70" w:type="dxa"/>
            </w:tcMar>
          </w:tcPr>
          <w:p w14:paraId="04023A4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plus pharmacy</w:t>
            </w:r>
          </w:p>
        </w:tc>
        <w:tc>
          <w:tcPr>
            <w:tcW w:w="973" w:type="dxa"/>
            <w:tcBorders>
              <w:top w:val="nil"/>
              <w:left w:val="nil"/>
              <w:bottom w:val="nil"/>
              <w:right w:val="nil"/>
              <w:insideH w:val="nil"/>
              <w:insideV w:val="nil"/>
            </w:tcBorders>
            <w:tcMar>
              <w:top w:w="70" w:type="dxa"/>
              <w:left w:w="70" w:type="dxa"/>
              <w:bottom w:w="70" w:type="dxa"/>
              <w:right w:w="70" w:type="dxa"/>
            </w:tcMar>
          </w:tcPr>
          <w:p w14:paraId="6F8A694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25</w:t>
            </w:r>
          </w:p>
        </w:tc>
        <w:tc>
          <w:tcPr>
            <w:tcW w:w="1268" w:type="dxa"/>
            <w:tcBorders>
              <w:top w:val="nil"/>
              <w:left w:val="nil"/>
              <w:bottom w:val="nil"/>
              <w:right w:val="nil"/>
              <w:insideH w:val="nil"/>
              <w:insideV w:val="nil"/>
            </w:tcBorders>
            <w:tcMar>
              <w:top w:w="70" w:type="dxa"/>
              <w:left w:w="70" w:type="dxa"/>
              <w:bottom w:w="70" w:type="dxa"/>
              <w:right w:w="70" w:type="dxa"/>
            </w:tcMar>
          </w:tcPr>
          <w:p w14:paraId="2FAE3BF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nearest segment proxy</w:t>
            </w:r>
          </w:p>
        </w:tc>
        <w:tc>
          <w:tcPr>
            <w:tcW w:w="1153" w:type="dxa"/>
            <w:tcBorders>
              <w:top w:val="nil"/>
              <w:left w:val="nil"/>
              <w:bottom w:val="nil"/>
              <w:right w:val="nil"/>
              <w:insideH w:val="nil"/>
              <w:insideV w:val="nil"/>
            </w:tcBorders>
            <w:tcMar>
              <w:top w:w="70" w:type="dxa"/>
              <w:left w:w="70" w:type="dxa"/>
              <w:bottom w:w="70" w:type="dxa"/>
              <w:right w:w="70" w:type="dxa"/>
            </w:tcMar>
          </w:tcPr>
          <w:p w14:paraId="796263C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48</w:t>
            </w:r>
          </w:p>
        </w:tc>
        <w:tc>
          <w:tcPr>
            <w:tcW w:w="1052" w:type="dxa"/>
            <w:tcBorders>
              <w:top w:val="nil"/>
              <w:left w:val="nil"/>
              <w:bottom w:val="nil"/>
              <w:right w:val="nil"/>
              <w:insideH w:val="nil"/>
              <w:insideV w:val="nil"/>
            </w:tcBorders>
            <w:tcMar>
              <w:top w:w="70" w:type="dxa"/>
              <w:left w:w="70" w:type="dxa"/>
              <w:bottom w:w="70" w:type="dxa"/>
              <w:right w:w="70" w:type="dxa"/>
            </w:tcMar>
          </w:tcPr>
          <w:p w14:paraId="7791D33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4.71</w:t>
            </w:r>
          </w:p>
        </w:tc>
        <w:tc>
          <w:tcPr>
            <w:tcW w:w="1080" w:type="dxa"/>
            <w:tcBorders>
              <w:top w:val="nil"/>
              <w:left w:val="nil"/>
              <w:bottom w:val="nil"/>
              <w:right w:val="nil"/>
              <w:insideH w:val="nil"/>
              <w:insideV w:val="nil"/>
            </w:tcBorders>
            <w:tcMar>
              <w:top w:w="70" w:type="dxa"/>
              <w:left w:w="70" w:type="dxa"/>
              <w:bottom w:w="70" w:type="dxa"/>
              <w:right w:w="70" w:type="dxa"/>
            </w:tcMar>
          </w:tcPr>
          <w:p w14:paraId="43E04E1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16.84</w:t>
            </w:r>
          </w:p>
        </w:tc>
        <w:tc>
          <w:tcPr>
            <w:tcW w:w="1103" w:type="dxa"/>
            <w:tcBorders>
              <w:top w:val="nil"/>
              <w:left w:val="nil"/>
              <w:bottom w:val="nil"/>
              <w:right w:val="nil"/>
              <w:insideH w:val="nil"/>
              <w:insideV w:val="nil"/>
            </w:tcBorders>
            <w:tcMar>
              <w:top w:w="70" w:type="dxa"/>
              <w:left w:w="70" w:type="dxa"/>
              <w:bottom w:w="70" w:type="dxa"/>
              <w:right w:w="70" w:type="dxa"/>
            </w:tcMar>
          </w:tcPr>
          <w:p w14:paraId="509809D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34</w:t>
            </w:r>
          </w:p>
        </w:tc>
        <w:tc>
          <w:tcPr>
            <w:tcW w:w="1072" w:type="dxa"/>
            <w:tcBorders>
              <w:top w:val="nil"/>
              <w:left w:val="nil"/>
              <w:bottom w:val="nil"/>
              <w:right w:val="nil"/>
              <w:insideH w:val="nil"/>
              <w:insideV w:val="nil"/>
            </w:tcBorders>
            <w:tcMar>
              <w:top w:w="70" w:type="dxa"/>
              <w:left w:w="70" w:type="dxa"/>
              <w:bottom w:w="70" w:type="dxa"/>
              <w:right w:w="70" w:type="dxa"/>
            </w:tcMar>
          </w:tcPr>
          <w:p w14:paraId="35E576B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0.938</w:t>
            </w:r>
          </w:p>
        </w:tc>
        <w:tc>
          <w:tcPr>
            <w:tcW w:w="1073" w:type="dxa"/>
            <w:tcBorders>
              <w:top w:val="nil"/>
              <w:left w:val="nil"/>
              <w:bottom w:val="nil"/>
              <w:right w:val="nil"/>
              <w:insideH w:val="nil"/>
              <w:insideV w:val="nil"/>
            </w:tcBorders>
            <w:tcMar>
              <w:top w:w="70" w:type="dxa"/>
              <w:left w:w="70" w:type="dxa"/>
              <w:bottom w:w="70" w:type="dxa"/>
              <w:right w:w="70" w:type="dxa"/>
            </w:tcMar>
          </w:tcPr>
          <w:p w14:paraId="67271A0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0.853</w:t>
            </w:r>
          </w:p>
        </w:tc>
      </w:tr>
      <w:tr w14:paraId="0257DAC3">
        <w:tc>
          <w:tcPr>
            <w:tcW w:w="2022" w:type="dxa"/>
            <w:tcBorders>
              <w:top w:val="nil"/>
              <w:left w:val="nil"/>
              <w:bottom w:val="nil"/>
              <w:right w:val="nil"/>
              <w:insideH w:val="nil"/>
              <w:insideV w:val="nil"/>
            </w:tcBorders>
            <w:tcMar>
              <w:top w:w="70" w:type="dxa"/>
              <w:left w:w="70" w:type="dxa"/>
              <w:bottom w:w="70" w:type="dxa"/>
              <w:right w:w="70" w:type="dxa"/>
            </w:tcMar>
          </w:tcPr>
          <w:p w14:paraId="7E65B14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plus pharmacy</w:t>
            </w:r>
          </w:p>
        </w:tc>
        <w:tc>
          <w:tcPr>
            <w:tcW w:w="973" w:type="dxa"/>
            <w:tcBorders>
              <w:top w:val="nil"/>
              <w:left w:val="nil"/>
              <w:bottom w:val="nil"/>
              <w:right w:val="nil"/>
              <w:insideH w:val="nil"/>
              <w:insideV w:val="nil"/>
            </w:tcBorders>
            <w:tcMar>
              <w:top w:w="70" w:type="dxa"/>
              <w:left w:w="70" w:type="dxa"/>
              <w:bottom w:w="70" w:type="dxa"/>
              <w:right w:w="70" w:type="dxa"/>
            </w:tcMar>
          </w:tcPr>
          <w:p w14:paraId="0D8184B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w:t>
            </w:r>
          </w:p>
        </w:tc>
        <w:tc>
          <w:tcPr>
            <w:tcW w:w="1268" w:type="dxa"/>
            <w:tcBorders>
              <w:top w:val="nil"/>
              <w:left w:val="nil"/>
              <w:bottom w:val="nil"/>
              <w:right w:val="nil"/>
              <w:insideH w:val="nil"/>
              <w:insideV w:val="nil"/>
            </w:tcBorders>
            <w:tcMar>
              <w:top w:w="70" w:type="dxa"/>
              <w:left w:w="70" w:type="dxa"/>
              <w:bottom w:w="70" w:type="dxa"/>
              <w:right w:w="70" w:type="dxa"/>
            </w:tcMar>
          </w:tcPr>
          <w:p w14:paraId="581CAA2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nearest node</w:t>
            </w:r>
          </w:p>
        </w:tc>
        <w:tc>
          <w:tcPr>
            <w:tcW w:w="1153" w:type="dxa"/>
            <w:tcBorders>
              <w:top w:val="nil"/>
              <w:left w:val="nil"/>
              <w:bottom w:val="nil"/>
              <w:right w:val="nil"/>
              <w:insideH w:val="nil"/>
              <w:insideV w:val="nil"/>
            </w:tcBorders>
            <w:tcMar>
              <w:top w:w="70" w:type="dxa"/>
              <w:left w:w="70" w:type="dxa"/>
              <w:bottom w:w="70" w:type="dxa"/>
              <w:right w:w="70" w:type="dxa"/>
            </w:tcMar>
          </w:tcPr>
          <w:p w14:paraId="1DDC2C5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w:t>
            </w:r>
          </w:p>
        </w:tc>
        <w:tc>
          <w:tcPr>
            <w:tcW w:w="1052" w:type="dxa"/>
            <w:tcBorders>
              <w:top w:val="nil"/>
              <w:left w:val="nil"/>
              <w:bottom w:val="nil"/>
              <w:right w:val="nil"/>
              <w:insideH w:val="nil"/>
              <w:insideV w:val="nil"/>
            </w:tcBorders>
            <w:tcMar>
              <w:top w:w="70" w:type="dxa"/>
              <w:left w:w="70" w:type="dxa"/>
              <w:bottom w:w="70" w:type="dxa"/>
              <w:right w:w="70" w:type="dxa"/>
            </w:tcMar>
          </w:tcPr>
          <w:p w14:paraId="3B1B4DC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4.17</w:t>
            </w:r>
          </w:p>
        </w:tc>
        <w:tc>
          <w:tcPr>
            <w:tcW w:w="1080" w:type="dxa"/>
            <w:tcBorders>
              <w:top w:val="nil"/>
              <w:left w:val="nil"/>
              <w:bottom w:val="nil"/>
              <w:right w:val="nil"/>
              <w:insideH w:val="nil"/>
              <w:insideV w:val="nil"/>
            </w:tcBorders>
            <w:tcMar>
              <w:top w:w="70" w:type="dxa"/>
              <w:left w:w="70" w:type="dxa"/>
              <w:bottom w:w="70" w:type="dxa"/>
              <w:right w:w="70" w:type="dxa"/>
            </w:tcMar>
          </w:tcPr>
          <w:p w14:paraId="3CA1088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16.24</w:t>
            </w:r>
          </w:p>
        </w:tc>
        <w:tc>
          <w:tcPr>
            <w:tcW w:w="1103" w:type="dxa"/>
            <w:tcBorders>
              <w:top w:val="nil"/>
              <w:left w:val="nil"/>
              <w:bottom w:val="nil"/>
              <w:right w:val="nil"/>
              <w:insideH w:val="nil"/>
              <w:insideV w:val="nil"/>
            </w:tcBorders>
            <w:tcMar>
              <w:top w:w="70" w:type="dxa"/>
              <w:left w:w="70" w:type="dxa"/>
              <w:bottom w:w="70" w:type="dxa"/>
              <w:right w:w="70" w:type="dxa"/>
            </w:tcMar>
          </w:tcPr>
          <w:p w14:paraId="03F7F0C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27</w:t>
            </w:r>
          </w:p>
        </w:tc>
        <w:tc>
          <w:tcPr>
            <w:tcW w:w="1072" w:type="dxa"/>
            <w:tcBorders>
              <w:top w:val="nil"/>
              <w:left w:val="nil"/>
              <w:bottom w:val="nil"/>
              <w:right w:val="nil"/>
              <w:insideH w:val="nil"/>
              <w:insideV w:val="nil"/>
            </w:tcBorders>
            <w:tcMar>
              <w:top w:w="70" w:type="dxa"/>
              <w:left w:w="70" w:type="dxa"/>
              <w:bottom w:w="70" w:type="dxa"/>
              <w:right w:w="70" w:type="dxa"/>
            </w:tcMar>
          </w:tcPr>
          <w:p w14:paraId="231AB18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0.996</w:t>
            </w:r>
          </w:p>
        </w:tc>
        <w:tc>
          <w:tcPr>
            <w:tcW w:w="1073" w:type="dxa"/>
            <w:tcBorders>
              <w:top w:val="nil"/>
              <w:left w:val="nil"/>
              <w:bottom w:val="nil"/>
              <w:right w:val="nil"/>
              <w:insideH w:val="nil"/>
              <w:insideV w:val="nil"/>
            </w:tcBorders>
            <w:tcMar>
              <w:top w:w="70" w:type="dxa"/>
              <w:left w:w="70" w:type="dxa"/>
              <w:bottom w:w="70" w:type="dxa"/>
              <w:right w:w="70" w:type="dxa"/>
            </w:tcMar>
          </w:tcPr>
          <w:p w14:paraId="7387B49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0.979</w:t>
            </w:r>
          </w:p>
        </w:tc>
      </w:tr>
      <w:tr w14:paraId="66A8F3CB">
        <w:tc>
          <w:tcPr>
            <w:tcW w:w="2022" w:type="dxa"/>
            <w:tcBorders>
              <w:top w:val="nil"/>
              <w:left w:val="nil"/>
              <w:bottom w:val="nil"/>
              <w:right w:val="nil"/>
              <w:insideH w:val="nil"/>
              <w:insideV w:val="nil"/>
            </w:tcBorders>
            <w:tcMar>
              <w:top w:w="70" w:type="dxa"/>
              <w:left w:w="70" w:type="dxa"/>
              <w:bottom w:w="70" w:type="dxa"/>
              <w:right w:w="70" w:type="dxa"/>
            </w:tcMar>
          </w:tcPr>
          <w:p w14:paraId="12AF388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plus pharmacy</w:t>
            </w:r>
          </w:p>
        </w:tc>
        <w:tc>
          <w:tcPr>
            <w:tcW w:w="973" w:type="dxa"/>
            <w:tcBorders>
              <w:top w:val="nil"/>
              <w:left w:val="nil"/>
              <w:bottom w:val="nil"/>
              <w:right w:val="nil"/>
              <w:insideH w:val="nil"/>
              <w:insideV w:val="nil"/>
            </w:tcBorders>
            <w:tcMar>
              <w:top w:w="70" w:type="dxa"/>
              <w:left w:w="70" w:type="dxa"/>
              <w:bottom w:w="70" w:type="dxa"/>
              <w:right w:w="70" w:type="dxa"/>
            </w:tcMar>
          </w:tcPr>
          <w:p w14:paraId="463983B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w:t>
            </w:r>
          </w:p>
        </w:tc>
        <w:tc>
          <w:tcPr>
            <w:tcW w:w="1268" w:type="dxa"/>
            <w:tcBorders>
              <w:top w:val="nil"/>
              <w:left w:val="nil"/>
              <w:bottom w:val="nil"/>
              <w:right w:val="nil"/>
              <w:insideH w:val="nil"/>
              <w:insideV w:val="nil"/>
            </w:tcBorders>
            <w:tcMar>
              <w:top w:w="70" w:type="dxa"/>
              <w:left w:w="70" w:type="dxa"/>
              <w:bottom w:w="70" w:type="dxa"/>
              <w:right w:w="70" w:type="dxa"/>
            </w:tcMar>
          </w:tcPr>
          <w:p w14:paraId="5FDC0EA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nearest segment proxy</w:t>
            </w:r>
          </w:p>
        </w:tc>
        <w:tc>
          <w:tcPr>
            <w:tcW w:w="1153" w:type="dxa"/>
            <w:tcBorders>
              <w:top w:val="nil"/>
              <w:left w:val="nil"/>
              <w:bottom w:val="nil"/>
              <w:right w:val="nil"/>
              <w:insideH w:val="nil"/>
              <w:insideV w:val="nil"/>
            </w:tcBorders>
            <w:tcMar>
              <w:top w:w="70" w:type="dxa"/>
              <w:left w:w="70" w:type="dxa"/>
              <w:bottom w:w="70" w:type="dxa"/>
              <w:right w:w="70" w:type="dxa"/>
            </w:tcMar>
          </w:tcPr>
          <w:p w14:paraId="700ED02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w:t>
            </w:r>
          </w:p>
        </w:tc>
        <w:tc>
          <w:tcPr>
            <w:tcW w:w="1052" w:type="dxa"/>
            <w:tcBorders>
              <w:top w:val="nil"/>
              <w:left w:val="nil"/>
              <w:bottom w:val="nil"/>
              <w:right w:val="nil"/>
              <w:insideH w:val="nil"/>
              <w:insideV w:val="nil"/>
            </w:tcBorders>
            <w:tcMar>
              <w:top w:w="70" w:type="dxa"/>
              <w:left w:w="70" w:type="dxa"/>
              <w:bottom w:w="70" w:type="dxa"/>
              <w:right w:w="70" w:type="dxa"/>
            </w:tcMar>
          </w:tcPr>
          <w:p w14:paraId="4D0F3D5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4.17</w:t>
            </w:r>
          </w:p>
        </w:tc>
        <w:tc>
          <w:tcPr>
            <w:tcW w:w="1080" w:type="dxa"/>
            <w:tcBorders>
              <w:top w:val="nil"/>
              <w:left w:val="nil"/>
              <w:bottom w:val="nil"/>
              <w:right w:val="nil"/>
              <w:insideH w:val="nil"/>
              <w:insideV w:val="nil"/>
            </w:tcBorders>
            <w:tcMar>
              <w:top w:w="70" w:type="dxa"/>
              <w:left w:w="70" w:type="dxa"/>
              <w:bottom w:w="70" w:type="dxa"/>
              <w:right w:w="70" w:type="dxa"/>
            </w:tcMar>
          </w:tcPr>
          <w:p w14:paraId="4485F00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13.42</w:t>
            </w:r>
          </w:p>
        </w:tc>
        <w:tc>
          <w:tcPr>
            <w:tcW w:w="1103" w:type="dxa"/>
            <w:tcBorders>
              <w:top w:val="nil"/>
              <w:left w:val="nil"/>
              <w:bottom w:val="nil"/>
              <w:right w:val="nil"/>
              <w:insideH w:val="nil"/>
              <w:insideV w:val="nil"/>
            </w:tcBorders>
            <w:tcMar>
              <w:top w:w="70" w:type="dxa"/>
              <w:left w:w="70" w:type="dxa"/>
              <w:bottom w:w="70" w:type="dxa"/>
              <w:right w:w="70" w:type="dxa"/>
            </w:tcMar>
          </w:tcPr>
          <w:p w14:paraId="44B1950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27</w:t>
            </w:r>
          </w:p>
        </w:tc>
        <w:tc>
          <w:tcPr>
            <w:tcW w:w="1072" w:type="dxa"/>
            <w:tcBorders>
              <w:top w:val="nil"/>
              <w:left w:val="nil"/>
              <w:bottom w:val="nil"/>
              <w:right w:val="nil"/>
              <w:insideH w:val="nil"/>
              <w:insideV w:val="nil"/>
            </w:tcBorders>
            <w:tcMar>
              <w:top w:w="70" w:type="dxa"/>
              <w:left w:w="70" w:type="dxa"/>
              <w:bottom w:w="70" w:type="dxa"/>
              <w:right w:w="70" w:type="dxa"/>
            </w:tcMar>
          </w:tcPr>
          <w:p w14:paraId="3171E78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0.993</w:t>
            </w:r>
          </w:p>
        </w:tc>
        <w:tc>
          <w:tcPr>
            <w:tcW w:w="1073" w:type="dxa"/>
            <w:tcBorders>
              <w:top w:val="nil"/>
              <w:left w:val="nil"/>
              <w:bottom w:val="nil"/>
              <w:right w:val="nil"/>
              <w:insideH w:val="nil"/>
              <w:insideV w:val="nil"/>
            </w:tcBorders>
            <w:tcMar>
              <w:top w:w="70" w:type="dxa"/>
              <w:left w:w="70" w:type="dxa"/>
              <w:bottom w:w="70" w:type="dxa"/>
              <w:right w:w="70" w:type="dxa"/>
            </w:tcMar>
          </w:tcPr>
          <w:p w14:paraId="175B6CE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0.948</w:t>
            </w:r>
          </w:p>
        </w:tc>
      </w:tr>
      <w:tr w14:paraId="7150D9DD">
        <w:tc>
          <w:tcPr>
            <w:tcW w:w="2022" w:type="dxa"/>
            <w:tcBorders>
              <w:top w:val="nil"/>
              <w:left w:val="nil"/>
              <w:bottom w:val="nil"/>
              <w:right w:val="nil"/>
              <w:insideH w:val="nil"/>
              <w:insideV w:val="nil"/>
            </w:tcBorders>
            <w:tcMar>
              <w:top w:w="70" w:type="dxa"/>
              <w:left w:w="70" w:type="dxa"/>
              <w:bottom w:w="70" w:type="dxa"/>
              <w:right w:w="70" w:type="dxa"/>
            </w:tcMar>
          </w:tcPr>
          <w:p w14:paraId="729A5AE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plus pharmacy</w:t>
            </w:r>
          </w:p>
        </w:tc>
        <w:tc>
          <w:tcPr>
            <w:tcW w:w="973" w:type="dxa"/>
            <w:tcBorders>
              <w:top w:val="nil"/>
              <w:left w:val="nil"/>
              <w:bottom w:val="nil"/>
              <w:right w:val="nil"/>
              <w:insideH w:val="nil"/>
              <w:insideV w:val="nil"/>
            </w:tcBorders>
            <w:tcMar>
              <w:top w:w="70" w:type="dxa"/>
              <w:left w:w="70" w:type="dxa"/>
              <w:bottom w:w="70" w:type="dxa"/>
              <w:right w:w="70" w:type="dxa"/>
            </w:tcMar>
          </w:tcPr>
          <w:p w14:paraId="65B1AD3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w:t>
            </w:r>
          </w:p>
        </w:tc>
        <w:tc>
          <w:tcPr>
            <w:tcW w:w="1268" w:type="dxa"/>
            <w:tcBorders>
              <w:top w:val="nil"/>
              <w:left w:val="nil"/>
              <w:bottom w:val="nil"/>
              <w:right w:val="nil"/>
              <w:insideH w:val="nil"/>
              <w:insideV w:val="nil"/>
            </w:tcBorders>
            <w:tcMar>
              <w:top w:w="70" w:type="dxa"/>
              <w:left w:w="70" w:type="dxa"/>
              <w:bottom w:w="70" w:type="dxa"/>
              <w:right w:w="70" w:type="dxa"/>
            </w:tcMar>
          </w:tcPr>
          <w:p w14:paraId="3955B54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nearest node</w:t>
            </w:r>
          </w:p>
        </w:tc>
        <w:tc>
          <w:tcPr>
            <w:tcW w:w="1153" w:type="dxa"/>
            <w:tcBorders>
              <w:top w:val="nil"/>
              <w:left w:val="nil"/>
              <w:bottom w:val="nil"/>
              <w:right w:val="nil"/>
              <w:insideH w:val="nil"/>
              <w:insideV w:val="nil"/>
            </w:tcBorders>
            <w:tcMar>
              <w:top w:w="70" w:type="dxa"/>
              <w:left w:w="70" w:type="dxa"/>
              <w:bottom w:w="70" w:type="dxa"/>
              <w:right w:w="70" w:type="dxa"/>
            </w:tcMar>
          </w:tcPr>
          <w:p w14:paraId="5F63D0E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w:t>
            </w:r>
          </w:p>
        </w:tc>
        <w:tc>
          <w:tcPr>
            <w:tcW w:w="1052" w:type="dxa"/>
            <w:tcBorders>
              <w:top w:val="nil"/>
              <w:left w:val="nil"/>
              <w:bottom w:val="nil"/>
              <w:right w:val="nil"/>
              <w:insideH w:val="nil"/>
              <w:insideV w:val="nil"/>
            </w:tcBorders>
            <w:tcMar>
              <w:top w:w="70" w:type="dxa"/>
              <w:left w:w="70" w:type="dxa"/>
              <w:bottom w:w="70" w:type="dxa"/>
              <w:right w:w="70" w:type="dxa"/>
            </w:tcMar>
          </w:tcPr>
          <w:p w14:paraId="60850F4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3.94</w:t>
            </w:r>
          </w:p>
        </w:tc>
        <w:tc>
          <w:tcPr>
            <w:tcW w:w="1080" w:type="dxa"/>
            <w:tcBorders>
              <w:top w:val="nil"/>
              <w:left w:val="nil"/>
              <w:bottom w:val="nil"/>
              <w:right w:val="nil"/>
              <w:insideH w:val="nil"/>
              <w:insideV w:val="nil"/>
            </w:tcBorders>
            <w:tcMar>
              <w:top w:w="70" w:type="dxa"/>
              <w:left w:w="70" w:type="dxa"/>
              <w:bottom w:w="70" w:type="dxa"/>
              <w:right w:w="70" w:type="dxa"/>
            </w:tcMar>
          </w:tcPr>
          <w:p w14:paraId="226F982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18.63</w:t>
            </w:r>
          </w:p>
        </w:tc>
        <w:tc>
          <w:tcPr>
            <w:tcW w:w="1103" w:type="dxa"/>
            <w:tcBorders>
              <w:top w:val="nil"/>
              <w:left w:val="nil"/>
              <w:bottom w:val="nil"/>
              <w:right w:val="nil"/>
              <w:insideH w:val="nil"/>
              <w:insideV w:val="nil"/>
            </w:tcBorders>
            <w:tcMar>
              <w:top w:w="70" w:type="dxa"/>
              <w:left w:w="70" w:type="dxa"/>
              <w:bottom w:w="70" w:type="dxa"/>
              <w:right w:w="70" w:type="dxa"/>
            </w:tcMar>
          </w:tcPr>
          <w:p w14:paraId="1B533CB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21</w:t>
            </w:r>
          </w:p>
        </w:tc>
        <w:tc>
          <w:tcPr>
            <w:tcW w:w="1072" w:type="dxa"/>
            <w:tcBorders>
              <w:top w:val="nil"/>
              <w:left w:val="nil"/>
              <w:bottom w:val="nil"/>
              <w:right w:val="nil"/>
              <w:insideH w:val="nil"/>
              <w:insideV w:val="nil"/>
            </w:tcBorders>
            <w:tcMar>
              <w:top w:w="70" w:type="dxa"/>
              <w:left w:w="70" w:type="dxa"/>
              <w:bottom w:w="70" w:type="dxa"/>
              <w:right w:w="70" w:type="dxa"/>
            </w:tcMar>
          </w:tcPr>
          <w:p w14:paraId="7758B77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0.976</w:t>
            </w:r>
          </w:p>
        </w:tc>
        <w:tc>
          <w:tcPr>
            <w:tcW w:w="1073" w:type="dxa"/>
            <w:tcBorders>
              <w:top w:val="nil"/>
              <w:left w:val="nil"/>
              <w:bottom w:val="nil"/>
              <w:right w:val="nil"/>
              <w:insideH w:val="nil"/>
              <w:insideV w:val="nil"/>
            </w:tcBorders>
            <w:tcMar>
              <w:top w:w="70" w:type="dxa"/>
              <w:left w:w="70" w:type="dxa"/>
              <w:bottom w:w="70" w:type="dxa"/>
              <w:right w:w="70" w:type="dxa"/>
            </w:tcMar>
          </w:tcPr>
          <w:p w14:paraId="3100C8B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0.920</w:t>
            </w:r>
          </w:p>
        </w:tc>
      </w:tr>
      <w:tr w14:paraId="3897C1B0">
        <w:tc>
          <w:tcPr>
            <w:tcW w:w="2022" w:type="dxa"/>
            <w:tcBorders>
              <w:top w:val="nil"/>
              <w:left w:val="nil"/>
              <w:bottom w:val="single" w:color="000000" w:sz="12" w:space="0"/>
              <w:right w:val="nil"/>
              <w:insideH w:val="nil"/>
              <w:insideV w:val="nil"/>
            </w:tcBorders>
            <w:tcMar>
              <w:top w:w="70" w:type="dxa"/>
              <w:left w:w="70" w:type="dxa"/>
              <w:bottom w:w="70" w:type="dxa"/>
              <w:right w:w="70" w:type="dxa"/>
            </w:tcMar>
          </w:tcPr>
          <w:p w14:paraId="05E3AD4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plus pharmacy</w:t>
            </w:r>
          </w:p>
        </w:tc>
        <w:tc>
          <w:tcPr>
            <w:tcW w:w="973" w:type="dxa"/>
            <w:tcBorders>
              <w:top w:val="nil"/>
              <w:left w:val="nil"/>
              <w:bottom w:val="single" w:color="000000" w:sz="12" w:space="0"/>
              <w:right w:val="nil"/>
              <w:insideH w:val="nil"/>
              <w:insideV w:val="nil"/>
            </w:tcBorders>
            <w:tcMar>
              <w:top w:w="70" w:type="dxa"/>
              <w:left w:w="70" w:type="dxa"/>
              <w:bottom w:w="70" w:type="dxa"/>
              <w:right w:w="70" w:type="dxa"/>
            </w:tcMar>
          </w:tcPr>
          <w:p w14:paraId="4F614F5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w:t>
            </w:r>
          </w:p>
        </w:tc>
        <w:tc>
          <w:tcPr>
            <w:tcW w:w="1268" w:type="dxa"/>
            <w:tcBorders>
              <w:top w:val="nil"/>
              <w:left w:val="nil"/>
              <w:bottom w:val="single" w:color="000000" w:sz="12" w:space="0"/>
              <w:right w:val="nil"/>
              <w:insideH w:val="nil"/>
              <w:insideV w:val="nil"/>
            </w:tcBorders>
            <w:tcMar>
              <w:top w:w="70" w:type="dxa"/>
              <w:left w:w="70" w:type="dxa"/>
              <w:bottom w:w="70" w:type="dxa"/>
              <w:right w:w="70" w:type="dxa"/>
            </w:tcMar>
          </w:tcPr>
          <w:p w14:paraId="1F22902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nearest segment proxy</w:t>
            </w:r>
          </w:p>
        </w:tc>
        <w:tc>
          <w:tcPr>
            <w:tcW w:w="1153" w:type="dxa"/>
            <w:tcBorders>
              <w:top w:val="nil"/>
              <w:left w:val="nil"/>
              <w:bottom w:val="single" w:color="000000" w:sz="12" w:space="0"/>
              <w:right w:val="nil"/>
              <w:insideH w:val="nil"/>
              <w:insideV w:val="nil"/>
            </w:tcBorders>
            <w:tcMar>
              <w:top w:w="70" w:type="dxa"/>
              <w:left w:w="70" w:type="dxa"/>
              <w:bottom w:w="70" w:type="dxa"/>
              <w:right w:w="70" w:type="dxa"/>
            </w:tcMar>
          </w:tcPr>
          <w:p w14:paraId="3E485C1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w:t>
            </w:r>
          </w:p>
        </w:tc>
        <w:tc>
          <w:tcPr>
            <w:tcW w:w="1052" w:type="dxa"/>
            <w:tcBorders>
              <w:top w:val="nil"/>
              <w:left w:val="nil"/>
              <w:bottom w:val="single" w:color="000000" w:sz="12" w:space="0"/>
              <w:right w:val="nil"/>
              <w:insideH w:val="nil"/>
              <w:insideV w:val="nil"/>
            </w:tcBorders>
            <w:tcMar>
              <w:top w:w="70" w:type="dxa"/>
              <w:left w:w="70" w:type="dxa"/>
              <w:bottom w:w="70" w:type="dxa"/>
              <w:right w:w="70" w:type="dxa"/>
            </w:tcMar>
          </w:tcPr>
          <w:p w14:paraId="7E7D726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3.96</w:t>
            </w:r>
          </w:p>
        </w:tc>
        <w:tc>
          <w:tcPr>
            <w:tcW w:w="1080" w:type="dxa"/>
            <w:tcBorders>
              <w:top w:val="nil"/>
              <w:left w:val="nil"/>
              <w:bottom w:val="single" w:color="000000" w:sz="12" w:space="0"/>
              <w:right w:val="nil"/>
              <w:insideH w:val="nil"/>
              <w:insideV w:val="nil"/>
            </w:tcBorders>
            <w:tcMar>
              <w:top w:w="70" w:type="dxa"/>
              <w:left w:w="70" w:type="dxa"/>
              <w:bottom w:w="70" w:type="dxa"/>
              <w:right w:w="70" w:type="dxa"/>
            </w:tcMar>
          </w:tcPr>
          <w:p w14:paraId="1818D95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16.06</w:t>
            </w:r>
          </w:p>
        </w:tc>
        <w:tc>
          <w:tcPr>
            <w:tcW w:w="1103" w:type="dxa"/>
            <w:tcBorders>
              <w:top w:val="nil"/>
              <w:left w:val="nil"/>
              <w:bottom w:val="single" w:color="000000" w:sz="12" w:space="0"/>
              <w:right w:val="nil"/>
              <w:insideH w:val="nil"/>
              <w:insideV w:val="nil"/>
            </w:tcBorders>
            <w:tcMar>
              <w:top w:w="70" w:type="dxa"/>
              <w:left w:w="70" w:type="dxa"/>
              <w:bottom w:w="70" w:type="dxa"/>
              <w:right w:w="70" w:type="dxa"/>
            </w:tcMar>
          </w:tcPr>
          <w:p w14:paraId="3D5D0AF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23</w:t>
            </w:r>
          </w:p>
        </w:tc>
        <w:tc>
          <w:tcPr>
            <w:tcW w:w="1072" w:type="dxa"/>
            <w:tcBorders>
              <w:top w:val="nil"/>
              <w:left w:val="nil"/>
              <w:bottom w:val="single" w:color="000000" w:sz="12" w:space="0"/>
              <w:right w:val="nil"/>
              <w:insideH w:val="nil"/>
              <w:insideV w:val="nil"/>
            </w:tcBorders>
            <w:tcMar>
              <w:top w:w="70" w:type="dxa"/>
              <w:left w:w="70" w:type="dxa"/>
              <w:bottom w:w="70" w:type="dxa"/>
              <w:right w:w="70" w:type="dxa"/>
            </w:tcMar>
          </w:tcPr>
          <w:p w14:paraId="01E307D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0.967</w:t>
            </w:r>
          </w:p>
        </w:tc>
        <w:tc>
          <w:tcPr>
            <w:tcW w:w="1073" w:type="dxa"/>
            <w:tcBorders>
              <w:top w:val="nil"/>
              <w:left w:val="nil"/>
              <w:bottom w:val="single" w:color="000000" w:sz="12" w:space="0"/>
              <w:right w:val="nil"/>
              <w:insideH w:val="nil"/>
              <w:insideV w:val="nil"/>
            </w:tcBorders>
            <w:tcMar>
              <w:top w:w="70" w:type="dxa"/>
              <w:left w:w="70" w:type="dxa"/>
              <w:bottom w:w="70" w:type="dxa"/>
              <w:right w:w="70" w:type="dxa"/>
            </w:tcMar>
          </w:tcPr>
          <w:p w14:paraId="10FDBDA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0.901</w:t>
            </w:r>
          </w:p>
        </w:tc>
      </w:tr>
    </w:tbl>
    <w:p w14:paraId="5ACF51CB">
      <w:pPr>
        <w:rPr>
          <w:rFonts w:hint="default" w:ascii="Times New Roman Regular" w:hAnsi="Times New Roman Regular" w:cs="Times New Roman Regular"/>
          <w:sz w:val="21"/>
          <w:szCs w:val="21"/>
        </w:rPr>
      </w:pPr>
    </w:p>
    <w:p w14:paraId="4E8379F5">
      <w:pPr>
        <w:spacing w:after="100" w:line="252" w:lineRule="auto"/>
        <w:rPr>
          <w:rFonts w:hint="default" w:ascii="Times New Roman" w:hAnsi="Times New Roman" w:eastAsia="Times New Roman"/>
          <w:b/>
          <w:sz w:val="22"/>
        </w:rPr>
      </w:pPr>
      <w:r>
        <w:rPr>
          <w:rFonts w:hint="default" w:ascii="Times New Roman" w:hAnsi="Times New Roman" w:eastAsia="Times New Roman"/>
          <w:b/>
          <w:sz w:val="22"/>
        </w:rPr>
        <w:t>Table S8. Fig. 3c regression stability and 50-km exclusion audit</w:t>
      </w:r>
    </w:p>
    <w:tbl>
      <w:tblPr>
        <w:tblStyle w:val="32"/>
        <w:tblW w:w="0" w:type="auto"/>
        <w:tblInd w:w="0" w:type="dxa"/>
        <w:tblLayout w:type="autofit"/>
        <w:tblCellMar>
          <w:top w:w="0" w:type="dxa"/>
          <w:left w:w="108" w:type="dxa"/>
          <w:bottom w:w="0" w:type="dxa"/>
          <w:right w:w="108" w:type="dxa"/>
        </w:tblCellMar>
      </w:tblPr>
      <w:tblGrid>
        <w:gridCol w:w="3552"/>
        <w:gridCol w:w="3552"/>
        <w:gridCol w:w="3552"/>
      </w:tblGrid>
      <w:tr w14:paraId="62AFD833">
        <w:trPr>
          <w:tblHeader/>
        </w:trPr>
        <w:tc>
          <w:tcPr>
            <w:tcW w:w="355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3100E1BB">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Check</w:t>
            </w:r>
          </w:p>
        </w:tc>
        <w:tc>
          <w:tcPr>
            <w:tcW w:w="355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2B2085BD">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Scope</w:t>
            </w:r>
          </w:p>
        </w:tc>
        <w:tc>
          <w:tcPr>
            <w:tcW w:w="355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103FCB02">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Result</w:t>
            </w:r>
          </w:p>
        </w:tc>
      </w:tr>
      <w:tr w14:paraId="1F81CF1F">
        <w:tc>
          <w:tcPr>
            <w:tcW w:w="3552" w:type="dxa"/>
            <w:tcBorders>
              <w:top w:val="nil"/>
              <w:left w:val="nil"/>
              <w:bottom w:val="nil"/>
              <w:right w:val="nil"/>
              <w:insideH w:val="nil"/>
              <w:insideV w:val="nil"/>
            </w:tcBorders>
            <w:tcMar>
              <w:top w:w="70" w:type="dxa"/>
              <w:left w:w="70" w:type="dxa"/>
              <w:bottom w:w="70" w:type="dxa"/>
              <w:right w:w="70" w:type="dxa"/>
            </w:tcMar>
          </w:tcPr>
          <w:p w14:paraId="0C3C2AD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Health-access grid</w:t>
            </w:r>
          </w:p>
        </w:tc>
        <w:tc>
          <w:tcPr>
            <w:tcW w:w="3552" w:type="dxa"/>
            <w:tcBorders>
              <w:top w:val="nil"/>
              <w:left w:val="nil"/>
              <w:bottom w:val="nil"/>
              <w:right w:val="nil"/>
              <w:insideH w:val="nil"/>
              <w:insideV w:val="nil"/>
            </w:tcBorders>
            <w:tcMar>
              <w:top w:w="70" w:type="dxa"/>
              <w:left w:w="70" w:type="dxa"/>
              <w:bottom w:w="70" w:type="dxa"/>
              <w:right w:w="70" w:type="dxa"/>
            </w:tcMar>
          </w:tcPr>
          <w:p w14:paraId="11CA291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18 variants</w:t>
            </w:r>
          </w:p>
        </w:tc>
        <w:tc>
          <w:tcPr>
            <w:tcW w:w="3552" w:type="dxa"/>
            <w:tcBorders>
              <w:top w:val="nil"/>
              <w:left w:val="nil"/>
              <w:bottom w:val="nil"/>
              <w:right w:val="nil"/>
              <w:insideH w:val="nil"/>
              <w:insideV w:val="nil"/>
            </w:tcBorders>
            <w:tcMar>
              <w:top w:w="70" w:type="dxa"/>
              <w:left w:w="70" w:type="dxa"/>
              <w:bottom w:w="70" w:type="dxa"/>
              <w:right w:w="70" w:type="dxa"/>
            </w:tcMar>
          </w:tcPr>
          <w:p w14:paraId="3B89516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1h coverage-loss proxy 3.94-6.31%; mean TGR 10.38-18.63; coverage-loss rank rho 0.805-0.996</w:t>
            </w:r>
          </w:p>
        </w:tc>
      </w:tr>
      <w:tr w14:paraId="772FA237">
        <w:tc>
          <w:tcPr>
            <w:tcW w:w="3552" w:type="dxa"/>
            <w:tcBorders>
              <w:top w:val="nil"/>
              <w:left w:val="nil"/>
              <w:bottom w:val="nil"/>
              <w:right w:val="nil"/>
              <w:insideH w:val="nil"/>
              <w:insideV w:val="nil"/>
            </w:tcBorders>
            <w:tcMar>
              <w:top w:w="70" w:type="dxa"/>
              <w:left w:w="70" w:type="dxa"/>
              <w:bottom w:w="70" w:type="dxa"/>
              <w:right w:w="70" w:type="dxa"/>
            </w:tcMar>
          </w:tcPr>
          <w:p w14:paraId="1D45367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Fig. 3c facility-density coefficient</w:t>
            </w:r>
          </w:p>
        </w:tc>
        <w:tc>
          <w:tcPr>
            <w:tcW w:w="3552" w:type="dxa"/>
            <w:tcBorders>
              <w:top w:val="nil"/>
              <w:left w:val="nil"/>
              <w:bottom w:val="nil"/>
              <w:right w:val="nil"/>
              <w:insideH w:val="nil"/>
              <w:insideV w:val="nil"/>
            </w:tcBorders>
            <w:tcMar>
              <w:top w:w="70" w:type="dxa"/>
              <w:left w:w="70" w:type="dxa"/>
              <w:bottom w:w="70" w:type="dxa"/>
              <w:right w:w="70" w:type="dxa"/>
            </w:tcMar>
          </w:tcPr>
          <w:p w14:paraId="7D926AE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18/18 same-signed</w:t>
            </w:r>
          </w:p>
        </w:tc>
        <w:tc>
          <w:tcPr>
            <w:tcW w:w="3552" w:type="dxa"/>
            <w:tcBorders>
              <w:top w:val="nil"/>
              <w:left w:val="nil"/>
              <w:bottom w:val="nil"/>
              <w:right w:val="nil"/>
              <w:insideH w:val="nil"/>
              <w:insideV w:val="nil"/>
            </w:tcBorders>
            <w:tcMar>
              <w:top w:w="70" w:type="dxa"/>
              <w:left w:w="70" w:type="dxa"/>
              <w:bottom w:w="70" w:type="dxa"/>
              <w:right w:w="70" w:type="dxa"/>
            </w:tcMar>
          </w:tcPr>
          <w:p w14:paraId="2B52C7A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Coefficient -0.0378 to -0.0295; p &lt; 0.001 in all variants; R2 0.309-0.466</w:t>
            </w:r>
          </w:p>
        </w:tc>
      </w:tr>
      <w:tr w14:paraId="366E9203">
        <w:tc>
          <w:tcPr>
            <w:tcW w:w="3552" w:type="dxa"/>
            <w:tcBorders>
              <w:top w:val="nil"/>
              <w:left w:val="nil"/>
              <w:bottom w:val="nil"/>
              <w:right w:val="nil"/>
              <w:insideH w:val="nil"/>
              <w:insideV w:val="nil"/>
            </w:tcBorders>
            <w:tcMar>
              <w:top w:w="70" w:type="dxa"/>
              <w:left w:w="70" w:type="dxa"/>
              <w:bottom w:w="70" w:type="dxa"/>
              <w:right w:w="70" w:type="dxa"/>
            </w:tcMar>
          </w:tcPr>
          <w:p w14:paraId="0EB5912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50-km facility exclusion</w:t>
            </w:r>
          </w:p>
        </w:tc>
        <w:tc>
          <w:tcPr>
            <w:tcW w:w="3552" w:type="dxa"/>
            <w:tcBorders>
              <w:top w:val="nil"/>
              <w:left w:val="nil"/>
              <w:bottom w:val="nil"/>
              <w:right w:val="nil"/>
              <w:insideH w:val="nil"/>
              <w:insideV w:val="nil"/>
            </w:tcBorders>
            <w:tcMar>
              <w:top w:w="70" w:type="dxa"/>
              <w:left w:w="70" w:type="dxa"/>
              <w:bottom w:w="70" w:type="dxa"/>
              <w:right w:w="70" w:type="dxa"/>
            </w:tcMar>
          </w:tcPr>
          <w:p w14:paraId="496FDFF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hospital+clinic+health centre, nearest-node</w:t>
            </w:r>
          </w:p>
        </w:tc>
        <w:tc>
          <w:tcPr>
            <w:tcW w:w="3552" w:type="dxa"/>
            <w:tcBorders>
              <w:top w:val="nil"/>
              <w:left w:val="nil"/>
              <w:bottom w:val="nil"/>
              <w:right w:val="nil"/>
              <w:insideH w:val="nil"/>
              <w:insideV w:val="nil"/>
            </w:tcBorders>
            <w:tcMar>
              <w:top w:w="70" w:type="dxa"/>
              <w:left w:w="70" w:type="dxa"/>
              <w:bottom w:w="70" w:type="dxa"/>
              <w:right w:w="70" w:type="dxa"/>
            </w:tcMar>
          </w:tcPr>
          <w:p w14:paraId="08F0F91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Median 53.1%; mean 51.7%; range 0.0-99.0%</w:t>
            </w:r>
          </w:p>
        </w:tc>
      </w:tr>
      <w:tr w14:paraId="1861C06C">
        <w:tc>
          <w:tcPr>
            <w:tcW w:w="3552" w:type="dxa"/>
            <w:tcBorders>
              <w:top w:val="nil"/>
              <w:left w:val="nil"/>
              <w:bottom w:val="single" w:color="000000" w:sz="12" w:space="0"/>
              <w:right w:val="nil"/>
              <w:insideH w:val="nil"/>
              <w:insideV w:val="nil"/>
            </w:tcBorders>
            <w:tcMar>
              <w:top w:w="70" w:type="dxa"/>
              <w:left w:w="70" w:type="dxa"/>
              <w:bottom w:w="70" w:type="dxa"/>
              <w:right w:w="70" w:type="dxa"/>
            </w:tcMar>
          </w:tcPr>
          <w:p w14:paraId="7BB9890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50-km population exclusion</w:t>
            </w:r>
          </w:p>
        </w:tc>
        <w:tc>
          <w:tcPr>
            <w:tcW w:w="3552" w:type="dxa"/>
            <w:tcBorders>
              <w:top w:val="nil"/>
              <w:left w:val="nil"/>
              <w:bottom w:val="single" w:color="000000" w:sz="12" w:space="0"/>
              <w:right w:val="nil"/>
              <w:insideH w:val="nil"/>
              <w:insideV w:val="nil"/>
            </w:tcBorders>
            <w:tcMar>
              <w:top w:w="70" w:type="dxa"/>
              <w:left w:w="70" w:type="dxa"/>
              <w:bottom w:w="70" w:type="dxa"/>
              <w:right w:w="70" w:type="dxa"/>
            </w:tcMar>
          </w:tcPr>
          <w:p w14:paraId="371CB15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hospital+clinic+health centre, nearest-node</w:t>
            </w:r>
          </w:p>
        </w:tc>
        <w:tc>
          <w:tcPr>
            <w:tcW w:w="3552" w:type="dxa"/>
            <w:tcBorders>
              <w:top w:val="nil"/>
              <w:left w:val="nil"/>
              <w:bottom w:val="single" w:color="000000" w:sz="12" w:space="0"/>
              <w:right w:val="nil"/>
              <w:insideH w:val="nil"/>
              <w:insideV w:val="nil"/>
            </w:tcBorders>
            <w:tcMar>
              <w:top w:w="70" w:type="dxa"/>
              <w:left w:w="70" w:type="dxa"/>
              <w:bottom w:w="70" w:type="dxa"/>
              <w:right w:w="70" w:type="dxa"/>
            </w:tcMar>
          </w:tcPr>
          <w:p w14:paraId="5E06BA6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Median 54.6%; mean 49.4%; max 97.8%</w:t>
            </w:r>
          </w:p>
        </w:tc>
      </w:tr>
    </w:tbl>
    <w:p w14:paraId="62CB13DC">
      <w:pPr>
        <w:rPr>
          <w:rFonts w:hint="default" w:ascii="Times New Roman Regular" w:hAnsi="Times New Roman Regular" w:cs="Times New Roman Regular"/>
          <w:sz w:val="21"/>
          <w:szCs w:val="21"/>
        </w:rPr>
      </w:pPr>
    </w:p>
    <w:p w14:paraId="297D5B1E">
      <w:pPr>
        <w:spacing w:after="100" w:line="252" w:lineRule="auto"/>
        <w:rPr>
          <w:rFonts w:hint="default" w:ascii="Times New Roman" w:hAnsi="Times New Roman" w:eastAsia="Times New Roman"/>
          <w:b/>
          <w:sz w:val="22"/>
        </w:rPr>
      </w:pPr>
      <w:r>
        <w:rPr>
          <w:rFonts w:hint="default" w:ascii="Times New Roman" w:hAnsi="Times New Roman" w:eastAsia="Times New Roman"/>
          <w:b/>
          <w:sz w:val="22"/>
        </w:rPr>
        <w:t>Table S9. Country-level 50-km exclusion audit</w:t>
      </w:r>
    </w:p>
    <w:tbl>
      <w:tblPr>
        <w:tblStyle w:val="32"/>
        <w:tblW w:w="0" w:type="auto"/>
        <w:tblInd w:w="0" w:type="dxa"/>
        <w:tblLayout w:type="autofit"/>
        <w:tblCellMar>
          <w:top w:w="0" w:type="dxa"/>
          <w:left w:w="108" w:type="dxa"/>
          <w:bottom w:w="0" w:type="dxa"/>
          <w:right w:w="108" w:type="dxa"/>
        </w:tblCellMar>
      </w:tblPr>
      <w:tblGrid>
        <w:gridCol w:w="2131"/>
        <w:gridCol w:w="2131"/>
        <w:gridCol w:w="2131"/>
        <w:gridCol w:w="2131"/>
        <w:gridCol w:w="2131"/>
      </w:tblGrid>
      <w:tr w14:paraId="7442AD08">
        <w:trPr>
          <w:tblHeader/>
        </w:trPr>
        <w:tc>
          <w:tcPr>
            <w:tcW w:w="2131"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75A4572C">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Country</w:t>
            </w:r>
          </w:p>
        </w:tc>
        <w:tc>
          <w:tcPr>
            <w:tcW w:w="2131"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0D560F11">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Facility excluded (%)</w:t>
            </w:r>
          </w:p>
        </w:tc>
        <w:tc>
          <w:tcPr>
            <w:tcW w:w="2131"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38A93083">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Population excluded (%)</w:t>
            </w:r>
          </w:p>
        </w:tc>
        <w:tc>
          <w:tcPr>
            <w:tcW w:w="2131"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520284D2">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Facilities</w:t>
            </w:r>
          </w:p>
        </w:tc>
        <w:tc>
          <w:tcPr>
            <w:tcW w:w="2131"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362540A4">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Sampled pixels</w:t>
            </w:r>
          </w:p>
        </w:tc>
      </w:tr>
      <w:tr w14:paraId="20C3F8E3">
        <w:tc>
          <w:tcPr>
            <w:tcW w:w="2131" w:type="dxa"/>
            <w:tcBorders>
              <w:top w:val="nil"/>
              <w:left w:val="nil"/>
              <w:bottom w:val="nil"/>
              <w:right w:val="nil"/>
              <w:insideH w:val="nil"/>
              <w:insideV w:val="nil"/>
            </w:tcBorders>
            <w:tcMar>
              <w:top w:w="70" w:type="dxa"/>
              <w:left w:w="70" w:type="dxa"/>
              <w:bottom w:w="70" w:type="dxa"/>
              <w:right w:w="70" w:type="dxa"/>
            </w:tcMar>
          </w:tcPr>
          <w:p w14:paraId="230872E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SouthSudan</w:t>
            </w:r>
          </w:p>
        </w:tc>
        <w:tc>
          <w:tcPr>
            <w:tcW w:w="2131" w:type="dxa"/>
            <w:tcBorders>
              <w:top w:val="nil"/>
              <w:left w:val="nil"/>
              <w:bottom w:val="nil"/>
              <w:right w:val="nil"/>
              <w:insideH w:val="nil"/>
              <w:insideV w:val="nil"/>
            </w:tcBorders>
            <w:tcMar>
              <w:top w:w="70" w:type="dxa"/>
              <w:left w:w="70" w:type="dxa"/>
              <w:bottom w:w="70" w:type="dxa"/>
              <w:right w:w="70" w:type="dxa"/>
            </w:tcMar>
          </w:tcPr>
          <w:p w14:paraId="616453C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96.1</w:t>
            </w:r>
          </w:p>
        </w:tc>
        <w:tc>
          <w:tcPr>
            <w:tcW w:w="2131" w:type="dxa"/>
            <w:tcBorders>
              <w:top w:val="nil"/>
              <w:left w:val="nil"/>
              <w:bottom w:val="nil"/>
              <w:right w:val="nil"/>
              <w:insideH w:val="nil"/>
              <w:insideV w:val="nil"/>
            </w:tcBorders>
            <w:tcMar>
              <w:top w:w="70" w:type="dxa"/>
              <w:left w:w="70" w:type="dxa"/>
              <w:bottom w:w="70" w:type="dxa"/>
              <w:right w:w="70" w:type="dxa"/>
            </w:tcMar>
          </w:tcPr>
          <w:p w14:paraId="095A571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97.8</w:t>
            </w:r>
          </w:p>
        </w:tc>
        <w:tc>
          <w:tcPr>
            <w:tcW w:w="2131" w:type="dxa"/>
            <w:tcBorders>
              <w:top w:val="nil"/>
              <w:left w:val="nil"/>
              <w:bottom w:val="nil"/>
              <w:right w:val="nil"/>
              <w:insideH w:val="nil"/>
              <w:insideV w:val="nil"/>
            </w:tcBorders>
            <w:tcMar>
              <w:top w:w="70" w:type="dxa"/>
              <w:left w:w="70" w:type="dxa"/>
              <w:bottom w:w="70" w:type="dxa"/>
              <w:right w:w="70" w:type="dxa"/>
            </w:tcMar>
          </w:tcPr>
          <w:p w14:paraId="36AD1B6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463</w:t>
            </w:r>
          </w:p>
        </w:tc>
        <w:tc>
          <w:tcPr>
            <w:tcW w:w="2131" w:type="dxa"/>
            <w:tcBorders>
              <w:top w:val="nil"/>
              <w:left w:val="nil"/>
              <w:bottom w:val="nil"/>
              <w:right w:val="nil"/>
              <w:insideH w:val="nil"/>
              <w:insideV w:val="nil"/>
            </w:tcBorders>
            <w:tcMar>
              <w:top w:w="70" w:type="dxa"/>
              <w:left w:w="70" w:type="dxa"/>
              <w:bottom w:w="70" w:type="dxa"/>
              <w:right w:w="70" w:type="dxa"/>
            </w:tcMar>
          </w:tcPr>
          <w:p w14:paraId="540A231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45A4B38E">
        <w:tc>
          <w:tcPr>
            <w:tcW w:w="2131" w:type="dxa"/>
            <w:tcBorders>
              <w:top w:val="nil"/>
              <w:left w:val="nil"/>
              <w:bottom w:val="nil"/>
              <w:right w:val="nil"/>
              <w:insideH w:val="nil"/>
              <w:insideV w:val="nil"/>
            </w:tcBorders>
            <w:tcMar>
              <w:top w:w="70" w:type="dxa"/>
              <w:left w:w="70" w:type="dxa"/>
              <w:bottom w:w="70" w:type="dxa"/>
              <w:right w:w="70" w:type="dxa"/>
            </w:tcMar>
          </w:tcPr>
          <w:p w14:paraId="3BA7420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Nigeria</w:t>
            </w:r>
          </w:p>
        </w:tc>
        <w:tc>
          <w:tcPr>
            <w:tcW w:w="2131" w:type="dxa"/>
            <w:tcBorders>
              <w:top w:val="nil"/>
              <w:left w:val="nil"/>
              <w:bottom w:val="nil"/>
              <w:right w:val="nil"/>
              <w:insideH w:val="nil"/>
              <w:insideV w:val="nil"/>
            </w:tcBorders>
            <w:tcMar>
              <w:top w:w="70" w:type="dxa"/>
              <w:left w:w="70" w:type="dxa"/>
              <w:bottom w:w="70" w:type="dxa"/>
              <w:right w:w="70" w:type="dxa"/>
            </w:tcMar>
          </w:tcPr>
          <w:p w14:paraId="219BAE9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84.5</w:t>
            </w:r>
          </w:p>
        </w:tc>
        <w:tc>
          <w:tcPr>
            <w:tcW w:w="2131" w:type="dxa"/>
            <w:tcBorders>
              <w:top w:val="nil"/>
              <w:left w:val="nil"/>
              <w:bottom w:val="nil"/>
              <w:right w:val="nil"/>
              <w:insideH w:val="nil"/>
              <w:insideV w:val="nil"/>
            </w:tcBorders>
            <w:tcMar>
              <w:top w:w="70" w:type="dxa"/>
              <w:left w:w="70" w:type="dxa"/>
              <w:bottom w:w="70" w:type="dxa"/>
              <w:right w:w="70" w:type="dxa"/>
            </w:tcMar>
          </w:tcPr>
          <w:p w14:paraId="2B5A6F7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95.5</w:t>
            </w:r>
          </w:p>
        </w:tc>
        <w:tc>
          <w:tcPr>
            <w:tcW w:w="2131" w:type="dxa"/>
            <w:tcBorders>
              <w:top w:val="nil"/>
              <w:left w:val="nil"/>
              <w:bottom w:val="nil"/>
              <w:right w:val="nil"/>
              <w:insideH w:val="nil"/>
              <w:insideV w:val="nil"/>
            </w:tcBorders>
            <w:tcMar>
              <w:top w:w="70" w:type="dxa"/>
              <w:left w:w="70" w:type="dxa"/>
              <w:bottom w:w="70" w:type="dxa"/>
              <w:right w:w="70" w:type="dxa"/>
            </w:tcMar>
          </w:tcPr>
          <w:p w14:paraId="14645A3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4999</w:t>
            </w:r>
          </w:p>
        </w:tc>
        <w:tc>
          <w:tcPr>
            <w:tcW w:w="2131" w:type="dxa"/>
            <w:tcBorders>
              <w:top w:val="nil"/>
              <w:left w:val="nil"/>
              <w:bottom w:val="nil"/>
              <w:right w:val="nil"/>
              <w:insideH w:val="nil"/>
              <w:insideV w:val="nil"/>
            </w:tcBorders>
            <w:tcMar>
              <w:top w:w="70" w:type="dxa"/>
              <w:left w:w="70" w:type="dxa"/>
              <w:bottom w:w="70" w:type="dxa"/>
              <w:right w:w="70" w:type="dxa"/>
            </w:tcMar>
          </w:tcPr>
          <w:p w14:paraId="2C023B7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4DCD592C">
        <w:tc>
          <w:tcPr>
            <w:tcW w:w="2131" w:type="dxa"/>
            <w:tcBorders>
              <w:top w:val="nil"/>
              <w:left w:val="nil"/>
              <w:bottom w:val="nil"/>
              <w:right w:val="nil"/>
              <w:insideH w:val="nil"/>
              <w:insideV w:val="nil"/>
            </w:tcBorders>
            <w:tcMar>
              <w:top w:w="70" w:type="dxa"/>
              <w:left w:w="70" w:type="dxa"/>
              <w:bottom w:w="70" w:type="dxa"/>
              <w:right w:w="70" w:type="dxa"/>
            </w:tcMar>
          </w:tcPr>
          <w:p w14:paraId="63C74F3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Mauritania</w:t>
            </w:r>
          </w:p>
        </w:tc>
        <w:tc>
          <w:tcPr>
            <w:tcW w:w="2131" w:type="dxa"/>
            <w:tcBorders>
              <w:top w:val="nil"/>
              <w:left w:val="nil"/>
              <w:bottom w:val="nil"/>
              <w:right w:val="nil"/>
              <w:insideH w:val="nil"/>
              <w:insideV w:val="nil"/>
            </w:tcBorders>
            <w:tcMar>
              <w:top w:w="70" w:type="dxa"/>
              <w:left w:w="70" w:type="dxa"/>
              <w:bottom w:w="70" w:type="dxa"/>
              <w:right w:w="70" w:type="dxa"/>
            </w:tcMar>
          </w:tcPr>
          <w:p w14:paraId="32C5EB6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94.7</w:t>
            </w:r>
          </w:p>
        </w:tc>
        <w:tc>
          <w:tcPr>
            <w:tcW w:w="2131" w:type="dxa"/>
            <w:tcBorders>
              <w:top w:val="nil"/>
              <w:left w:val="nil"/>
              <w:bottom w:val="nil"/>
              <w:right w:val="nil"/>
              <w:insideH w:val="nil"/>
              <w:insideV w:val="nil"/>
            </w:tcBorders>
            <w:tcMar>
              <w:top w:w="70" w:type="dxa"/>
              <w:left w:w="70" w:type="dxa"/>
              <w:bottom w:w="70" w:type="dxa"/>
              <w:right w:w="70" w:type="dxa"/>
            </w:tcMar>
          </w:tcPr>
          <w:p w14:paraId="282CC23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94.6</w:t>
            </w:r>
          </w:p>
        </w:tc>
        <w:tc>
          <w:tcPr>
            <w:tcW w:w="2131" w:type="dxa"/>
            <w:tcBorders>
              <w:top w:val="nil"/>
              <w:left w:val="nil"/>
              <w:bottom w:val="nil"/>
              <w:right w:val="nil"/>
              <w:insideH w:val="nil"/>
              <w:insideV w:val="nil"/>
            </w:tcBorders>
            <w:tcMar>
              <w:top w:w="70" w:type="dxa"/>
              <w:left w:w="70" w:type="dxa"/>
              <w:bottom w:w="70" w:type="dxa"/>
              <w:right w:w="70" w:type="dxa"/>
            </w:tcMar>
          </w:tcPr>
          <w:p w14:paraId="1D23F8C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114</w:t>
            </w:r>
          </w:p>
        </w:tc>
        <w:tc>
          <w:tcPr>
            <w:tcW w:w="2131" w:type="dxa"/>
            <w:tcBorders>
              <w:top w:val="nil"/>
              <w:left w:val="nil"/>
              <w:bottom w:val="nil"/>
              <w:right w:val="nil"/>
              <w:insideH w:val="nil"/>
              <w:insideV w:val="nil"/>
            </w:tcBorders>
            <w:tcMar>
              <w:top w:w="70" w:type="dxa"/>
              <w:left w:w="70" w:type="dxa"/>
              <w:bottom w:w="70" w:type="dxa"/>
              <w:right w:w="70" w:type="dxa"/>
            </w:tcMar>
          </w:tcPr>
          <w:p w14:paraId="1D2ED33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63F82498">
        <w:tc>
          <w:tcPr>
            <w:tcW w:w="2131" w:type="dxa"/>
            <w:tcBorders>
              <w:top w:val="nil"/>
              <w:left w:val="nil"/>
              <w:bottom w:val="nil"/>
              <w:right w:val="nil"/>
              <w:insideH w:val="nil"/>
              <w:insideV w:val="nil"/>
            </w:tcBorders>
            <w:tcMar>
              <w:top w:w="70" w:type="dxa"/>
              <w:left w:w="70" w:type="dxa"/>
              <w:bottom w:w="70" w:type="dxa"/>
              <w:right w:w="70" w:type="dxa"/>
            </w:tcMar>
          </w:tcPr>
          <w:p w14:paraId="7C0A309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Sudan</w:t>
            </w:r>
          </w:p>
        </w:tc>
        <w:tc>
          <w:tcPr>
            <w:tcW w:w="2131" w:type="dxa"/>
            <w:tcBorders>
              <w:top w:val="nil"/>
              <w:left w:val="nil"/>
              <w:bottom w:val="nil"/>
              <w:right w:val="nil"/>
              <w:insideH w:val="nil"/>
              <w:insideV w:val="nil"/>
            </w:tcBorders>
            <w:tcMar>
              <w:top w:w="70" w:type="dxa"/>
              <w:left w:w="70" w:type="dxa"/>
              <w:bottom w:w="70" w:type="dxa"/>
              <w:right w:w="70" w:type="dxa"/>
            </w:tcMar>
          </w:tcPr>
          <w:p w14:paraId="373AB07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99.0</w:t>
            </w:r>
          </w:p>
        </w:tc>
        <w:tc>
          <w:tcPr>
            <w:tcW w:w="2131" w:type="dxa"/>
            <w:tcBorders>
              <w:top w:val="nil"/>
              <w:left w:val="nil"/>
              <w:bottom w:val="nil"/>
              <w:right w:val="nil"/>
              <w:insideH w:val="nil"/>
              <w:insideV w:val="nil"/>
            </w:tcBorders>
            <w:tcMar>
              <w:top w:w="70" w:type="dxa"/>
              <w:left w:w="70" w:type="dxa"/>
              <w:bottom w:w="70" w:type="dxa"/>
              <w:right w:w="70" w:type="dxa"/>
            </w:tcMar>
          </w:tcPr>
          <w:p w14:paraId="49F2A8A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94.4</w:t>
            </w:r>
          </w:p>
        </w:tc>
        <w:tc>
          <w:tcPr>
            <w:tcW w:w="2131" w:type="dxa"/>
            <w:tcBorders>
              <w:top w:val="nil"/>
              <w:left w:val="nil"/>
              <w:bottom w:val="nil"/>
              <w:right w:val="nil"/>
              <w:insideH w:val="nil"/>
              <w:insideV w:val="nil"/>
            </w:tcBorders>
            <w:tcMar>
              <w:top w:w="70" w:type="dxa"/>
              <w:left w:w="70" w:type="dxa"/>
              <w:bottom w:w="70" w:type="dxa"/>
              <w:right w:w="70" w:type="dxa"/>
            </w:tcMar>
          </w:tcPr>
          <w:p w14:paraId="2240C81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517</w:t>
            </w:r>
          </w:p>
        </w:tc>
        <w:tc>
          <w:tcPr>
            <w:tcW w:w="2131" w:type="dxa"/>
            <w:tcBorders>
              <w:top w:val="nil"/>
              <w:left w:val="nil"/>
              <w:bottom w:val="nil"/>
              <w:right w:val="nil"/>
              <w:insideH w:val="nil"/>
              <w:insideV w:val="nil"/>
            </w:tcBorders>
            <w:tcMar>
              <w:top w:w="70" w:type="dxa"/>
              <w:left w:w="70" w:type="dxa"/>
              <w:bottom w:w="70" w:type="dxa"/>
              <w:right w:w="70" w:type="dxa"/>
            </w:tcMar>
          </w:tcPr>
          <w:p w14:paraId="105D52A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48182FA8">
        <w:tc>
          <w:tcPr>
            <w:tcW w:w="2131" w:type="dxa"/>
            <w:tcBorders>
              <w:top w:val="nil"/>
              <w:left w:val="nil"/>
              <w:bottom w:val="nil"/>
              <w:right w:val="nil"/>
              <w:insideH w:val="nil"/>
              <w:insideV w:val="nil"/>
            </w:tcBorders>
            <w:tcMar>
              <w:top w:w="70" w:type="dxa"/>
              <w:left w:w="70" w:type="dxa"/>
              <w:bottom w:w="70" w:type="dxa"/>
              <w:right w:w="70" w:type="dxa"/>
            </w:tcMar>
          </w:tcPr>
          <w:p w14:paraId="571636A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Gabon</w:t>
            </w:r>
          </w:p>
        </w:tc>
        <w:tc>
          <w:tcPr>
            <w:tcW w:w="2131" w:type="dxa"/>
            <w:tcBorders>
              <w:top w:val="nil"/>
              <w:left w:val="nil"/>
              <w:bottom w:val="nil"/>
              <w:right w:val="nil"/>
              <w:insideH w:val="nil"/>
              <w:insideV w:val="nil"/>
            </w:tcBorders>
            <w:tcMar>
              <w:top w:w="70" w:type="dxa"/>
              <w:left w:w="70" w:type="dxa"/>
              <w:bottom w:w="70" w:type="dxa"/>
              <w:right w:w="70" w:type="dxa"/>
            </w:tcMar>
          </w:tcPr>
          <w:p w14:paraId="4F9FFD0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96.7</w:t>
            </w:r>
          </w:p>
        </w:tc>
        <w:tc>
          <w:tcPr>
            <w:tcW w:w="2131" w:type="dxa"/>
            <w:tcBorders>
              <w:top w:val="nil"/>
              <w:left w:val="nil"/>
              <w:bottom w:val="nil"/>
              <w:right w:val="nil"/>
              <w:insideH w:val="nil"/>
              <w:insideV w:val="nil"/>
            </w:tcBorders>
            <w:tcMar>
              <w:top w:w="70" w:type="dxa"/>
              <w:left w:w="70" w:type="dxa"/>
              <w:bottom w:w="70" w:type="dxa"/>
              <w:right w:w="70" w:type="dxa"/>
            </w:tcMar>
          </w:tcPr>
          <w:p w14:paraId="42F5ADC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93.5</w:t>
            </w:r>
          </w:p>
        </w:tc>
        <w:tc>
          <w:tcPr>
            <w:tcW w:w="2131" w:type="dxa"/>
            <w:tcBorders>
              <w:top w:val="nil"/>
              <w:left w:val="nil"/>
              <w:bottom w:val="nil"/>
              <w:right w:val="nil"/>
              <w:insideH w:val="nil"/>
              <w:insideV w:val="nil"/>
            </w:tcBorders>
            <w:tcMar>
              <w:top w:w="70" w:type="dxa"/>
              <w:left w:w="70" w:type="dxa"/>
              <w:bottom w:w="70" w:type="dxa"/>
              <w:right w:w="70" w:type="dxa"/>
            </w:tcMar>
          </w:tcPr>
          <w:p w14:paraId="490DA64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215</w:t>
            </w:r>
          </w:p>
        </w:tc>
        <w:tc>
          <w:tcPr>
            <w:tcW w:w="2131" w:type="dxa"/>
            <w:tcBorders>
              <w:top w:val="nil"/>
              <w:left w:val="nil"/>
              <w:bottom w:val="nil"/>
              <w:right w:val="nil"/>
              <w:insideH w:val="nil"/>
              <w:insideV w:val="nil"/>
            </w:tcBorders>
            <w:tcMar>
              <w:top w:w="70" w:type="dxa"/>
              <w:left w:w="70" w:type="dxa"/>
              <w:bottom w:w="70" w:type="dxa"/>
              <w:right w:w="70" w:type="dxa"/>
            </w:tcMar>
          </w:tcPr>
          <w:p w14:paraId="01F8AF3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95747</w:t>
            </w:r>
          </w:p>
        </w:tc>
      </w:tr>
      <w:tr w14:paraId="050DDF7A">
        <w:tc>
          <w:tcPr>
            <w:tcW w:w="2131" w:type="dxa"/>
            <w:tcBorders>
              <w:top w:val="nil"/>
              <w:left w:val="nil"/>
              <w:bottom w:val="nil"/>
              <w:right w:val="nil"/>
              <w:insideH w:val="nil"/>
              <w:insideV w:val="nil"/>
            </w:tcBorders>
            <w:tcMar>
              <w:top w:w="70" w:type="dxa"/>
              <w:left w:w="70" w:type="dxa"/>
              <w:bottom w:w="70" w:type="dxa"/>
              <w:right w:w="70" w:type="dxa"/>
            </w:tcMar>
          </w:tcPr>
          <w:p w14:paraId="74471D7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Mozambique</w:t>
            </w:r>
          </w:p>
        </w:tc>
        <w:tc>
          <w:tcPr>
            <w:tcW w:w="2131" w:type="dxa"/>
            <w:tcBorders>
              <w:top w:val="nil"/>
              <w:left w:val="nil"/>
              <w:bottom w:val="nil"/>
              <w:right w:val="nil"/>
              <w:insideH w:val="nil"/>
              <w:insideV w:val="nil"/>
            </w:tcBorders>
            <w:tcMar>
              <w:top w:w="70" w:type="dxa"/>
              <w:left w:w="70" w:type="dxa"/>
              <w:bottom w:w="70" w:type="dxa"/>
              <w:right w:w="70" w:type="dxa"/>
            </w:tcMar>
          </w:tcPr>
          <w:p w14:paraId="2CFDBBD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90.3</w:t>
            </w:r>
          </w:p>
        </w:tc>
        <w:tc>
          <w:tcPr>
            <w:tcW w:w="2131" w:type="dxa"/>
            <w:tcBorders>
              <w:top w:val="nil"/>
              <w:left w:val="nil"/>
              <w:bottom w:val="nil"/>
              <w:right w:val="nil"/>
              <w:insideH w:val="nil"/>
              <w:insideV w:val="nil"/>
            </w:tcBorders>
            <w:tcMar>
              <w:top w:w="70" w:type="dxa"/>
              <w:left w:w="70" w:type="dxa"/>
              <w:bottom w:w="70" w:type="dxa"/>
              <w:right w:w="70" w:type="dxa"/>
            </w:tcMar>
          </w:tcPr>
          <w:p w14:paraId="40E2BD0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91.1</w:t>
            </w:r>
          </w:p>
        </w:tc>
        <w:tc>
          <w:tcPr>
            <w:tcW w:w="2131" w:type="dxa"/>
            <w:tcBorders>
              <w:top w:val="nil"/>
              <w:left w:val="nil"/>
              <w:bottom w:val="nil"/>
              <w:right w:val="nil"/>
              <w:insideH w:val="nil"/>
              <w:insideV w:val="nil"/>
            </w:tcBorders>
            <w:tcMar>
              <w:top w:w="70" w:type="dxa"/>
              <w:left w:w="70" w:type="dxa"/>
              <w:bottom w:w="70" w:type="dxa"/>
              <w:right w:w="70" w:type="dxa"/>
            </w:tcMar>
          </w:tcPr>
          <w:p w14:paraId="07E8B88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976</w:t>
            </w:r>
          </w:p>
        </w:tc>
        <w:tc>
          <w:tcPr>
            <w:tcW w:w="2131" w:type="dxa"/>
            <w:tcBorders>
              <w:top w:val="nil"/>
              <w:left w:val="nil"/>
              <w:bottom w:val="nil"/>
              <w:right w:val="nil"/>
              <w:insideH w:val="nil"/>
              <w:insideV w:val="nil"/>
            </w:tcBorders>
            <w:tcMar>
              <w:top w:w="70" w:type="dxa"/>
              <w:left w:w="70" w:type="dxa"/>
              <w:bottom w:w="70" w:type="dxa"/>
              <w:right w:w="70" w:type="dxa"/>
            </w:tcMar>
          </w:tcPr>
          <w:p w14:paraId="1225622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702871B2">
        <w:tc>
          <w:tcPr>
            <w:tcW w:w="2131" w:type="dxa"/>
            <w:tcBorders>
              <w:top w:val="nil"/>
              <w:left w:val="nil"/>
              <w:bottom w:val="nil"/>
              <w:right w:val="nil"/>
              <w:insideH w:val="nil"/>
              <w:insideV w:val="nil"/>
            </w:tcBorders>
            <w:tcMar>
              <w:top w:w="70" w:type="dxa"/>
              <w:left w:w="70" w:type="dxa"/>
              <w:bottom w:w="70" w:type="dxa"/>
              <w:right w:w="70" w:type="dxa"/>
            </w:tcMar>
          </w:tcPr>
          <w:p w14:paraId="2CE200E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Algeria</w:t>
            </w:r>
          </w:p>
        </w:tc>
        <w:tc>
          <w:tcPr>
            <w:tcW w:w="2131" w:type="dxa"/>
            <w:tcBorders>
              <w:top w:val="nil"/>
              <w:left w:val="nil"/>
              <w:bottom w:val="nil"/>
              <w:right w:val="nil"/>
              <w:insideH w:val="nil"/>
              <w:insideV w:val="nil"/>
            </w:tcBorders>
            <w:tcMar>
              <w:top w:w="70" w:type="dxa"/>
              <w:left w:w="70" w:type="dxa"/>
              <w:bottom w:w="70" w:type="dxa"/>
              <w:right w:w="70" w:type="dxa"/>
            </w:tcMar>
          </w:tcPr>
          <w:p w14:paraId="3A2BE86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91.1</w:t>
            </w:r>
          </w:p>
        </w:tc>
        <w:tc>
          <w:tcPr>
            <w:tcW w:w="2131" w:type="dxa"/>
            <w:tcBorders>
              <w:top w:val="nil"/>
              <w:left w:val="nil"/>
              <w:bottom w:val="nil"/>
              <w:right w:val="nil"/>
              <w:insideH w:val="nil"/>
              <w:insideV w:val="nil"/>
            </w:tcBorders>
            <w:tcMar>
              <w:top w:w="70" w:type="dxa"/>
              <w:left w:w="70" w:type="dxa"/>
              <w:bottom w:w="70" w:type="dxa"/>
              <w:right w:w="70" w:type="dxa"/>
            </w:tcMar>
          </w:tcPr>
          <w:p w14:paraId="78C2C2E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91.0</w:t>
            </w:r>
          </w:p>
        </w:tc>
        <w:tc>
          <w:tcPr>
            <w:tcW w:w="2131" w:type="dxa"/>
            <w:tcBorders>
              <w:top w:val="nil"/>
              <w:left w:val="nil"/>
              <w:bottom w:val="nil"/>
              <w:right w:val="nil"/>
              <w:insideH w:val="nil"/>
              <w:insideV w:val="nil"/>
            </w:tcBorders>
            <w:tcMar>
              <w:top w:w="70" w:type="dxa"/>
              <w:left w:w="70" w:type="dxa"/>
              <w:bottom w:w="70" w:type="dxa"/>
              <w:right w:w="70" w:type="dxa"/>
            </w:tcMar>
          </w:tcPr>
          <w:p w14:paraId="39516E5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2901</w:t>
            </w:r>
          </w:p>
        </w:tc>
        <w:tc>
          <w:tcPr>
            <w:tcW w:w="2131" w:type="dxa"/>
            <w:tcBorders>
              <w:top w:val="nil"/>
              <w:left w:val="nil"/>
              <w:bottom w:val="nil"/>
              <w:right w:val="nil"/>
              <w:insideH w:val="nil"/>
              <w:insideV w:val="nil"/>
            </w:tcBorders>
            <w:tcMar>
              <w:top w:w="70" w:type="dxa"/>
              <w:left w:w="70" w:type="dxa"/>
              <w:bottom w:w="70" w:type="dxa"/>
              <w:right w:w="70" w:type="dxa"/>
            </w:tcMar>
          </w:tcPr>
          <w:p w14:paraId="14D09E4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291C2736">
        <w:tc>
          <w:tcPr>
            <w:tcW w:w="2131" w:type="dxa"/>
            <w:tcBorders>
              <w:top w:val="nil"/>
              <w:left w:val="nil"/>
              <w:bottom w:val="nil"/>
              <w:right w:val="nil"/>
              <w:insideH w:val="nil"/>
              <w:insideV w:val="nil"/>
            </w:tcBorders>
            <w:tcMar>
              <w:top w:w="70" w:type="dxa"/>
              <w:left w:w="70" w:type="dxa"/>
              <w:bottom w:w="70" w:type="dxa"/>
              <w:right w:w="70" w:type="dxa"/>
            </w:tcMar>
          </w:tcPr>
          <w:p w14:paraId="441D29B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SouthAfrica</w:t>
            </w:r>
          </w:p>
        </w:tc>
        <w:tc>
          <w:tcPr>
            <w:tcW w:w="2131" w:type="dxa"/>
            <w:tcBorders>
              <w:top w:val="nil"/>
              <w:left w:val="nil"/>
              <w:bottom w:val="nil"/>
              <w:right w:val="nil"/>
              <w:insideH w:val="nil"/>
              <w:insideV w:val="nil"/>
            </w:tcBorders>
            <w:tcMar>
              <w:top w:w="70" w:type="dxa"/>
              <w:left w:w="70" w:type="dxa"/>
              <w:bottom w:w="70" w:type="dxa"/>
              <w:right w:w="70" w:type="dxa"/>
            </w:tcMar>
          </w:tcPr>
          <w:p w14:paraId="029F070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88.7</w:t>
            </w:r>
          </w:p>
        </w:tc>
        <w:tc>
          <w:tcPr>
            <w:tcW w:w="2131" w:type="dxa"/>
            <w:tcBorders>
              <w:top w:val="nil"/>
              <w:left w:val="nil"/>
              <w:bottom w:val="nil"/>
              <w:right w:val="nil"/>
              <w:insideH w:val="nil"/>
              <w:insideV w:val="nil"/>
            </w:tcBorders>
            <w:tcMar>
              <w:top w:w="70" w:type="dxa"/>
              <w:left w:w="70" w:type="dxa"/>
              <w:bottom w:w="70" w:type="dxa"/>
              <w:right w:w="70" w:type="dxa"/>
            </w:tcMar>
          </w:tcPr>
          <w:p w14:paraId="432A934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90.6</w:t>
            </w:r>
          </w:p>
        </w:tc>
        <w:tc>
          <w:tcPr>
            <w:tcW w:w="2131" w:type="dxa"/>
            <w:tcBorders>
              <w:top w:val="nil"/>
              <w:left w:val="nil"/>
              <w:bottom w:val="nil"/>
              <w:right w:val="nil"/>
              <w:insideH w:val="nil"/>
              <w:insideV w:val="nil"/>
            </w:tcBorders>
            <w:tcMar>
              <w:top w:w="70" w:type="dxa"/>
              <w:left w:w="70" w:type="dxa"/>
              <w:bottom w:w="70" w:type="dxa"/>
              <w:right w:w="70" w:type="dxa"/>
            </w:tcMar>
          </w:tcPr>
          <w:p w14:paraId="33784C1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1694</w:t>
            </w:r>
          </w:p>
        </w:tc>
        <w:tc>
          <w:tcPr>
            <w:tcW w:w="2131" w:type="dxa"/>
            <w:tcBorders>
              <w:top w:val="nil"/>
              <w:left w:val="nil"/>
              <w:bottom w:val="nil"/>
              <w:right w:val="nil"/>
              <w:insideH w:val="nil"/>
              <w:insideV w:val="nil"/>
            </w:tcBorders>
            <w:tcMar>
              <w:top w:w="70" w:type="dxa"/>
              <w:left w:w="70" w:type="dxa"/>
              <w:bottom w:w="70" w:type="dxa"/>
              <w:right w:w="70" w:type="dxa"/>
            </w:tcMar>
          </w:tcPr>
          <w:p w14:paraId="40A32B0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63742DE3">
        <w:tc>
          <w:tcPr>
            <w:tcW w:w="2131" w:type="dxa"/>
            <w:tcBorders>
              <w:top w:val="nil"/>
              <w:left w:val="nil"/>
              <w:bottom w:val="nil"/>
              <w:right w:val="nil"/>
              <w:insideH w:val="nil"/>
              <w:insideV w:val="nil"/>
            </w:tcBorders>
            <w:tcMar>
              <w:top w:w="70" w:type="dxa"/>
              <w:left w:w="70" w:type="dxa"/>
              <w:bottom w:w="70" w:type="dxa"/>
              <w:right w:w="70" w:type="dxa"/>
            </w:tcMar>
          </w:tcPr>
          <w:p w14:paraId="0B2901F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Namibia</w:t>
            </w:r>
          </w:p>
        </w:tc>
        <w:tc>
          <w:tcPr>
            <w:tcW w:w="2131" w:type="dxa"/>
            <w:tcBorders>
              <w:top w:val="nil"/>
              <w:left w:val="nil"/>
              <w:bottom w:val="nil"/>
              <w:right w:val="nil"/>
              <w:insideH w:val="nil"/>
              <w:insideV w:val="nil"/>
            </w:tcBorders>
            <w:tcMar>
              <w:top w:w="70" w:type="dxa"/>
              <w:left w:w="70" w:type="dxa"/>
              <w:bottom w:w="70" w:type="dxa"/>
              <w:right w:w="70" w:type="dxa"/>
            </w:tcMar>
          </w:tcPr>
          <w:p w14:paraId="212594B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88.6</w:t>
            </w:r>
          </w:p>
        </w:tc>
        <w:tc>
          <w:tcPr>
            <w:tcW w:w="2131" w:type="dxa"/>
            <w:tcBorders>
              <w:top w:val="nil"/>
              <w:left w:val="nil"/>
              <w:bottom w:val="nil"/>
              <w:right w:val="nil"/>
              <w:insideH w:val="nil"/>
              <w:insideV w:val="nil"/>
            </w:tcBorders>
            <w:tcMar>
              <w:top w:w="70" w:type="dxa"/>
              <w:left w:w="70" w:type="dxa"/>
              <w:bottom w:w="70" w:type="dxa"/>
              <w:right w:w="70" w:type="dxa"/>
            </w:tcMar>
          </w:tcPr>
          <w:p w14:paraId="150AFFC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89.7</w:t>
            </w:r>
          </w:p>
        </w:tc>
        <w:tc>
          <w:tcPr>
            <w:tcW w:w="2131" w:type="dxa"/>
            <w:tcBorders>
              <w:top w:val="nil"/>
              <w:left w:val="nil"/>
              <w:bottom w:val="nil"/>
              <w:right w:val="nil"/>
              <w:insideH w:val="nil"/>
              <w:insideV w:val="nil"/>
            </w:tcBorders>
            <w:tcMar>
              <w:top w:w="70" w:type="dxa"/>
              <w:left w:w="70" w:type="dxa"/>
              <w:bottom w:w="70" w:type="dxa"/>
              <w:right w:w="70" w:type="dxa"/>
            </w:tcMar>
          </w:tcPr>
          <w:p w14:paraId="7E4C319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341</w:t>
            </w:r>
          </w:p>
        </w:tc>
        <w:tc>
          <w:tcPr>
            <w:tcW w:w="2131" w:type="dxa"/>
            <w:tcBorders>
              <w:top w:val="nil"/>
              <w:left w:val="nil"/>
              <w:bottom w:val="nil"/>
              <w:right w:val="nil"/>
              <w:insideH w:val="nil"/>
              <w:insideV w:val="nil"/>
            </w:tcBorders>
            <w:tcMar>
              <w:top w:w="70" w:type="dxa"/>
              <w:left w:w="70" w:type="dxa"/>
              <w:bottom w:w="70" w:type="dxa"/>
              <w:right w:w="70" w:type="dxa"/>
            </w:tcMar>
          </w:tcPr>
          <w:p w14:paraId="35845D7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63F77E12">
        <w:tc>
          <w:tcPr>
            <w:tcW w:w="2131" w:type="dxa"/>
            <w:tcBorders>
              <w:top w:val="nil"/>
              <w:left w:val="nil"/>
              <w:bottom w:val="nil"/>
              <w:right w:val="nil"/>
              <w:insideH w:val="nil"/>
              <w:insideV w:val="nil"/>
            </w:tcBorders>
            <w:tcMar>
              <w:top w:w="70" w:type="dxa"/>
              <w:left w:w="70" w:type="dxa"/>
              <w:bottom w:w="70" w:type="dxa"/>
              <w:right w:w="70" w:type="dxa"/>
            </w:tcMar>
          </w:tcPr>
          <w:p w14:paraId="4F24996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IvoryCoast</w:t>
            </w:r>
          </w:p>
        </w:tc>
        <w:tc>
          <w:tcPr>
            <w:tcW w:w="2131" w:type="dxa"/>
            <w:tcBorders>
              <w:top w:val="nil"/>
              <w:left w:val="nil"/>
              <w:bottom w:val="nil"/>
              <w:right w:val="nil"/>
              <w:insideH w:val="nil"/>
              <w:insideV w:val="nil"/>
            </w:tcBorders>
            <w:tcMar>
              <w:top w:w="70" w:type="dxa"/>
              <w:left w:w="70" w:type="dxa"/>
              <w:bottom w:w="70" w:type="dxa"/>
              <w:right w:w="70" w:type="dxa"/>
            </w:tcMar>
          </w:tcPr>
          <w:p w14:paraId="61F64D1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86.0</w:t>
            </w:r>
          </w:p>
        </w:tc>
        <w:tc>
          <w:tcPr>
            <w:tcW w:w="2131" w:type="dxa"/>
            <w:tcBorders>
              <w:top w:val="nil"/>
              <w:left w:val="nil"/>
              <w:bottom w:val="nil"/>
              <w:right w:val="nil"/>
              <w:insideH w:val="nil"/>
              <w:insideV w:val="nil"/>
            </w:tcBorders>
            <w:tcMar>
              <w:top w:w="70" w:type="dxa"/>
              <w:left w:w="70" w:type="dxa"/>
              <w:bottom w:w="70" w:type="dxa"/>
              <w:right w:w="70" w:type="dxa"/>
            </w:tcMar>
          </w:tcPr>
          <w:p w14:paraId="096F250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85.8</w:t>
            </w:r>
          </w:p>
        </w:tc>
        <w:tc>
          <w:tcPr>
            <w:tcW w:w="2131" w:type="dxa"/>
            <w:tcBorders>
              <w:top w:val="nil"/>
              <w:left w:val="nil"/>
              <w:bottom w:val="nil"/>
              <w:right w:val="nil"/>
              <w:insideH w:val="nil"/>
              <w:insideV w:val="nil"/>
            </w:tcBorders>
            <w:tcMar>
              <w:top w:w="70" w:type="dxa"/>
              <w:left w:w="70" w:type="dxa"/>
              <w:bottom w:w="70" w:type="dxa"/>
              <w:right w:w="70" w:type="dxa"/>
            </w:tcMar>
          </w:tcPr>
          <w:p w14:paraId="04C370C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709</w:t>
            </w:r>
          </w:p>
        </w:tc>
        <w:tc>
          <w:tcPr>
            <w:tcW w:w="2131" w:type="dxa"/>
            <w:tcBorders>
              <w:top w:val="nil"/>
              <w:left w:val="nil"/>
              <w:bottom w:val="nil"/>
              <w:right w:val="nil"/>
              <w:insideH w:val="nil"/>
              <w:insideV w:val="nil"/>
            </w:tcBorders>
            <w:tcMar>
              <w:top w:w="70" w:type="dxa"/>
              <w:left w:w="70" w:type="dxa"/>
              <w:bottom w:w="70" w:type="dxa"/>
              <w:right w:w="70" w:type="dxa"/>
            </w:tcMar>
          </w:tcPr>
          <w:p w14:paraId="0190175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2C9EE855">
        <w:tc>
          <w:tcPr>
            <w:tcW w:w="2131" w:type="dxa"/>
            <w:tcBorders>
              <w:top w:val="nil"/>
              <w:left w:val="nil"/>
              <w:bottom w:val="nil"/>
              <w:right w:val="nil"/>
              <w:insideH w:val="nil"/>
              <w:insideV w:val="nil"/>
            </w:tcBorders>
            <w:tcMar>
              <w:top w:w="70" w:type="dxa"/>
              <w:left w:w="70" w:type="dxa"/>
              <w:bottom w:w="70" w:type="dxa"/>
              <w:right w:w="70" w:type="dxa"/>
            </w:tcMar>
          </w:tcPr>
          <w:p w14:paraId="722C522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Tanzania</w:t>
            </w:r>
          </w:p>
        </w:tc>
        <w:tc>
          <w:tcPr>
            <w:tcW w:w="2131" w:type="dxa"/>
            <w:tcBorders>
              <w:top w:val="nil"/>
              <w:left w:val="nil"/>
              <w:bottom w:val="nil"/>
              <w:right w:val="nil"/>
              <w:insideH w:val="nil"/>
              <w:insideV w:val="nil"/>
            </w:tcBorders>
            <w:tcMar>
              <w:top w:w="70" w:type="dxa"/>
              <w:left w:w="70" w:type="dxa"/>
              <w:bottom w:w="70" w:type="dxa"/>
              <w:right w:w="70" w:type="dxa"/>
            </w:tcMar>
          </w:tcPr>
          <w:p w14:paraId="3F274B2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82.8</w:t>
            </w:r>
          </w:p>
        </w:tc>
        <w:tc>
          <w:tcPr>
            <w:tcW w:w="2131" w:type="dxa"/>
            <w:tcBorders>
              <w:top w:val="nil"/>
              <w:left w:val="nil"/>
              <w:bottom w:val="nil"/>
              <w:right w:val="nil"/>
              <w:insideH w:val="nil"/>
              <w:insideV w:val="nil"/>
            </w:tcBorders>
            <w:tcMar>
              <w:top w:w="70" w:type="dxa"/>
              <w:left w:w="70" w:type="dxa"/>
              <w:bottom w:w="70" w:type="dxa"/>
              <w:right w:w="70" w:type="dxa"/>
            </w:tcMar>
          </w:tcPr>
          <w:p w14:paraId="1AA2351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85.1</w:t>
            </w:r>
          </w:p>
        </w:tc>
        <w:tc>
          <w:tcPr>
            <w:tcW w:w="2131" w:type="dxa"/>
            <w:tcBorders>
              <w:top w:val="nil"/>
              <w:left w:val="nil"/>
              <w:bottom w:val="nil"/>
              <w:right w:val="nil"/>
              <w:insideH w:val="nil"/>
              <w:insideV w:val="nil"/>
            </w:tcBorders>
            <w:tcMar>
              <w:top w:w="70" w:type="dxa"/>
              <w:left w:w="70" w:type="dxa"/>
              <w:bottom w:w="70" w:type="dxa"/>
              <w:right w:w="70" w:type="dxa"/>
            </w:tcMar>
          </w:tcPr>
          <w:p w14:paraId="0EC1D5B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4338</w:t>
            </w:r>
          </w:p>
        </w:tc>
        <w:tc>
          <w:tcPr>
            <w:tcW w:w="2131" w:type="dxa"/>
            <w:tcBorders>
              <w:top w:val="nil"/>
              <w:left w:val="nil"/>
              <w:bottom w:val="nil"/>
              <w:right w:val="nil"/>
              <w:insideH w:val="nil"/>
              <w:insideV w:val="nil"/>
            </w:tcBorders>
            <w:tcMar>
              <w:top w:w="70" w:type="dxa"/>
              <w:left w:w="70" w:type="dxa"/>
              <w:bottom w:w="70" w:type="dxa"/>
              <w:right w:w="70" w:type="dxa"/>
            </w:tcMar>
          </w:tcPr>
          <w:p w14:paraId="6BEF3EB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32E38ED8">
        <w:tc>
          <w:tcPr>
            <w:tcW w:w="2131" w:type="dxa"/>
            <w:tcBorders>
              <w:top w:val="nil"/>
              <w:left w:val="nil"/>
              <w:bottom w:val="nil"/>
              <w:right w:val="nil"/>
              <w:insideH w:val="nil"/>
              <w:insideV w:val="nil"/>
            </w:tcBorders>
            <w:tcMar>
              <w:top w:w="70" w:type="dxa"/>
              <w:left w:w="70" w:type="dxa"/>
              <w:bottom w:w="70" w:type="dxa"/>
              <w:right w:w="70" w:type="dxa"/>
            </w:tcMar>
          </w:tcPr>
          <w:p w14:paraId="04690B0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Botswana</w:t>
            </w:r>
          </w:p>
        </w:tc>
        <w:tc>
          <w:tcPr>
            <w:tcW w:w="2131" w:type="dxa"/>
            <w:tcBorders>
              <w:top w:val="nil"/>
              <w:left w:val="nil"/>
              <w:bottom w:val="nil"/>
              <w:right w:val="nil"/>
              <w:insideH w:val="nil"/>
              <w:insideV w:val="nil"/>
            </w:tcBorders>
            <w:tcMar>
              <w:top w:w="70" w:type="dxa"/>
              <w:left w:w="70" w:type="dxa"/>
              <w:bottom w:w="70" w:type="dxa"/>
              <w:right w:w="70" w:type="dxa"/>
            </w:tcMar>
          </w:tcPr>
          <w:p w14:paraId="212CA5A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76.6</w:t>
            </w:r>
          </w:p>
        </w:tc>
        <w:tc>
          <w:tcPr>
            <w:tcW w:w="2131" w:type="dxa"/>
            <w:tcBorders>
              <w:top w:val="nil"/>
              <w:left w:val="nil"/>
              <w:bottom w:val="nil"/>
              <w:right w:val="nil"/>
              <w:insideH w:val="nil"/>
              <w:insideV w:val="nil"/>
            </w:tcBorders>
            <w:tcMar>
              <w:top w:w="70" w:type="dxa"/>
              <w:left w:w="70" w:type="dxa"/>
              <w:bottom w:w="70" w:type="dxa"/>
              <w:right w:w="70" w:type="dxa"/>
            </w:tcMar>
          </w:tcPr>
          <w:p w14:paraId="1B4DC25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82.1</w:t>
            </w:r>
          </w:p>
        </w:tc>
        <w:tc>
          <w:tcPr>
            <w:tcW w:w="2131" w:type="dxa"/>
            <w:tcBorders>
              <w:top w:val="nil"/>
              <w:left w:val="nil"/>
              <w:bottom w:val="nil"/>
              <w:right w:val="nil"/>
              <w:insideH w:val="nil"/>
              <w:insideV w:val="nil"/>
            </w:tcBorders>
            <w:tcMar>
              <w:top w:w="70" w:type="dxa"/>
              <w:left w:w="70" w:type="dxa"/>
              <w:bottom w:w="70" w:type="dxa"/>
              <w:right w:w="70" w:type="dxa"/>
            </w:tcMar>
          </w:tcPr>
          <w:p w14:paraId="5162C62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188</w:t>
            </w:r>
          </w:p>
        </w:tc>
        <w:tc>
          <w:tcPr>
            <w:tcW w:w="2131" w:type="dxa"/>
            <w:tcBorders>
              <w:top w:val="nil"/>
              <w:left w:val="nil"/>
              <w:bottom w:val="nil"/>
              <w:right w:val="nil"/>
              <w:insideH w:val="nil"/>
              <w:insideV w:val="nil"/>
            </w:tcBorders>
            <w:tcMar>
              <w:top w:w="70" w:type="dxa"/>
              <w:left w:w="70" w:type="dxa"/>
              <w:bottom w:w="70" w:type="dxa"/>
              <w:right w:w="70" w:type="dxa"/>
            </w:tcMar>
          </w:tcPr>
          <w:p w14:paraId="127F0A5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7B1FF722">
        <w:tc>
          <w:tcPr>
            <w:tcW w:w="2131" w:type="dxa"/>
            <w:tcBorders>
              <w:top w:val="nil"/>
              <w:left w:val="nil"/>
              <w:bottom w:val="nil"/>
              <w:right w:val="nil"/>
              <w:insideH w:val="nil"/>
              <w:insideV w:val="nil"/>
            </w:tcBorders>
            <w:tcMar>
              <w:top w:w="70" w:type="dxa"/>
              <w:left w:w="70" w:type="dxa"/>
              <w:bottom w:w="70" w:type="dxa"/>
              <w:right w:w="70" w:type="dxa"/>
            </w:tcMar>
          </w:tcPr>
          <w:p w14:paraId="13F5694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Zimbabwe</w:t>
            </w:r>
          </w:p>
        </w:tc>
        <w:tc>
          <w:tcPr>
            <w:tcW w:w="2131" w:type="dxa"/>
            <w:tcBorders>
              <w:top w:val="nil"/>
              <w:left w:val="nil"/>
              <w:bottom w:val="nil"/>
              <w:right w:val="nil"/>
              <w:insideH w:val="nil"/>
              <w:insideV w:val="nil"/>
            </w:tcBorders>
            <w:tcMar>
              <w:top w:w="70" w:type="dxa"/>
              <w:left w:w="70" w:type="dxa"/>
              <w:bottom w:w="70" w:type="dxa"/>
              <w:right w:w="70" w:type="dxa"/>
            </w:tcMar>
          </w:tcPr>
          <w:p w14:paraId="31D6CD9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79.3</w:t>
            </w:r>
          </w:p>
        </w:tc>
        <w:tc>
          <w:tcPr>
            <w:tcW w:w="2131" w:type="dxa"/>
            <w:tcBorders>
              <w:top w:val="nil"/>
              <w:left w:val="nil"/>
              <w:bottom w:val="nil"/>
              <w:right w:val="nil"/>
              <w:insideH w:val="nil"/>
              <w:insideV w:val="nil"/>
            </w:tcBorders>
            <w:tcMar>
              <w:top w:w="70" w:type="dxa"/>
              <w:left w:w="70" w:type="dxa"/>
              <w:bottom w:w="70" w:type="dxa"/>
              <w:right w:w="70" w:type="dxa"/>
            </w:tcMar>
          </w:tcPr>
          <w:p w14:paraId="4C1C7E4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77.9</w:t>
            </w:r>
          </w:p>
        </w:tc>
        <w:tc>
          <w:tcPr>
            <w:tcW w:w="2131" w:type="dxa"/>
            <w:tcBorders>
              <w:top w:val="nil"/>
              <w:left w:val="nil"/>
              <w:bottom w:val="nil"/>
              <w:right w:val="nil"/>
              <w:insideH w:val="nil"/>
              <w:insideV w:val="nil"/>
            </w:tcBorders>
            <w:tcMar>
              <w:top w:w="70" w:type="dxa"/>
              <w:left w:w="70" w:type="dxa"/>
              <w:bottom w:w="70" w:type="dxa"/>
              <w:right w:w="70" w:type="dxa"/>
            </w:tcMar>
          </w:tcPr>
          <w:p w14:paraId="5B90581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978</w:t>
            </w:r>
          </w:p>
        </w:tc>
        <w:tc>
          <w:tcPr>
            <w:tcW w:w="2131" w:type="dxa"/>
            <w:tcBorders>
              <w:top w:val="nil"/>
              <w:left w:val="nil"/>
              <w:bottom w:val="nil"/>
              <w:right w:val="nil"/>
              <w:insideH w:val="nil"/>
              <w:insideV w:val="nil"/>
            </w:tcBorders>
            <w:tcMar>
              <w:top w:w="70" w:type="dxa"/>
              <w:left w:w="70" w:type="dxa"/>
              <w:bottom w:w="70" w:type="dxa"/>
              <w:right w:w="70" w:type="dxa"/>
            </w:tcMar>
          </w:tcPr>
          <w:p w14:paraId="0365D89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422087E5">
        <w:tc>
          <w:tcPr>
            <w:tcW w:w="2131" w:type="dxa"/>
            <w:tcBorders>
              <w:top w:val="nil"/>
              <w:left w:val="nil"/>
              <w:bottom w:val="nil"/>
              <w:right w:val="nil"/>
              <w:insideH w:val="nil"/>
              <w:insideV w:val="nil"/>
            </w:tcBorders>
            <w:tcMar>
              <w:top w:w="70" w:type="dxa"/>
              <w:left w:w="70" w:type="dxa"/>
              <w:bottom w:w="70" w:type="dxa"/>
              <w:right w:w="70" w:type="dxa"/>
            </w:tcMar>
          </w:tcPr>
          <w:p w14:paraId="3A13DBF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CentralAfrican</w:t>
            </w:r>
          </w:p>
        </w:tc>
        <w:tc>
          <w:tcPr>
            <w:tcW w:w="2131" w:type="dxa"/>
            <w:tcBorders>
              <w:top w:val="nil"/>
              <w:left w:val="nil"/>
              <w:bottom w:val="nil"/>
              <w:right w:val="nil"/>
              <w:insideH w:val="nil"/>
              <w:insideV w:val="nil"/>
            </w:tcBorders>
            <w:tcMar>
              <w:top w:w="70" w:type="dxa"/>
              <w:left w:w="70" w:type="dxa"/>
              <w:bottom w:w="70" w:type="dxa"/>
              <w:right w:w="70" w:type="dxa"/>
            </w:tcMar>
          </w:tcPr>
          <w:p w14:paraId="7E57BA9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89.5</w:t>
            </w:r>
          </w:p>
        </w:tc>
        <w:tc>
          <w:tcPr>
            <w:tcW w:w="2131" w:type="dxa"/>
            <w:tcBorders>
              <w:top w:val="nil"/>
              <w:left w:val="nil"/>
              <w:bottom w:val="nil"/>
              <w:right w:val="nil"/>
              <w:insideH w:val="nil"/>
              <w:insideV w:val="nil"/>
            </w:tcBorders>
            <w:tcMar>
              <w:top w:w="70" w:type="dxa"/>
              <w:left w:w="70" w:type="dxa"/>
              <w:bottom w:w="70" w:type="dxa"/>
              <w:right w:w="70" w:type="dxa"/>
            </w:tcMar>
          </w:tcPr>
          <w:p w14:paraId="4634381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77.5</w:t>
            </w:r>
          </w:p>
        </w:tc>
        <w:tc>
          <w:tcPr>
            <w:tcW w:w="2131" w:type="dxa"/>
            <w:tcBorders>
              <w:top w:val="nil"/>
              <w:left w:val="nil"/>
              <w:bottom w:val="nil"/>
              <w:right w:val="nil"/>
              <w:insideH w:val="nil"/>
              <w:insideV w:val="nil"/>
            </w:tcBorders>
            <w:tcMar>
              <w:top w:w="70" w:type="dxa"/>
              <w:left w:w="70" w:type="dxa"/>
              <w:bottom w:w="70" w:type="dxa"/>
              <w:right w:w="70" w:type="dxa"/>
            </w:tcMar>
          </w:tcPr>
          <w:p w14:paraId="71C8AFF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285</w:t>
            </w:r>
          </w:p>
        </w:tc>
        <w:tc>
          <w:tcPr>
            <w:tcW w:w="2131" w:type="dxa"/>
            <w:tcBorders>
              <w:top w:val="nil"/>
              <w:left w:val="nil"/>
              <w:bottom w:val="nil"/>
              <w:right w:val="nil"/>
              <w:insideH w:val="nil"/>
              <w:insideV w:val="nil"/>
            </w:tcBorders>
            <w:tcMar>
              <w:top w:w="70" w:type="dxa"/>
              <w:left w:w="70" w:type="dxa"/>
              <w:bottom w:w="70" w:type="dxa"/>
              <w:right w:w="70" w:type="dxa"/>
            </w:tcMar>
          </w:tcPr>
          <w:p w14:paraId="343B4B8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1D679ADE">
        <w:tc>
          <w:tcPr>
            <w:tcW w:w="2131" w:type="dxa"/>
            <w:tcBorders>
              <w:top w:val="nil"/>
              <w:left w:val="nil"/>
              <w:bottom w:val="nil"/>
              <w:right w:val="nil"/>
              <w:insideH w:val="nil"/>
              <w:insideV w:val="nil"/>
            </w:tcBorders>
            <w:tcMar>
              <w:top w:w="70" w:type="dxa"/>
              <w:left w:w="70" w:type="dxa"/>
              <w:bottom w:w="70" w:type="dxa"/>
              <w:right w:w="70" w:type="dxa"/>
            </w:tcMar>
          </w:tcPr>
          <w:p w14:paraId="3B19292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Guinea</w:t>
            </w:r>
          </w:p>
        </w:tc>
        <w:tc>
          <w:tcPr>
            <w:tcW w:w="2131" w:type="dxa"/>
            <w:tcBorders>
              <w:top w:val="nil"/>
              <w:left w:val="nil"/>
              <w:bottom w:val="nil"/>
              <w:right w:val="nil"/>
              <w:insideH w:val="nil"/>
              <w:insideV w:val="nil"/>
            </w:tcBorders>
            <w:tcMar>
              <w:top w:w="70" w:type="dxa"/>
              <w:left w:w="70" w:type="dxa"/>
              <w:bottom w:w="70" w:type="dxa"/>
              <w:right w:w="70" w:type="dxa"/>
            </w:tcMar>
          </w:tcPr>
          <w:p w14:paraId="79CAF9F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78.9</w:t>
            </w:r>
          </w:p>
        </w:tc>
        <w:tc>
          <w:tcPr>
            <w:tcW w:w="2131" w:type="dxa"/>
            <w:tcBorders>
              <w:top w:val="nil"/>
              <w:left w:val="nil"/>
              <w:bottom w:val="nil"/>
              <w:right w:val="nil"/>
              <w:insideH w:val="nil"/>
              <w:insideV w:val="nil"/>
            </w:tcBorders>
            <w:tcMar>
              <w:top w:w="70" w:type="dxa"/>
              <w:left w:w="70" w:type="dxa"/>
              <w:bottom w:w="70" w:type="dxa"/>
              <w:right w:w="70" w:type="dxa"/>
            </w:tcMar>
          </w:tcPr>
          <w:p w14:paraId="62C4C7F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70.6</w:t>
            </w:r>
          </w:p>
        </w:tc>
        <w:tc>
          <w:tcPr>
            <w:tcW w:w="2131" w:type="dxa"/>
            <w:tcBorders>
              <w:top w:val="nil"/>
              <w:left w:val="nil"/>
              <w:bottom w:val="nil"/>
              <w:right w:val="nil"/>
              <w:insideH w:val="nil"/>
              <w:insideV w:val="nil"/>
            </w:tcBorders>
            <w:tcMar>
              <w:top w:w="70" w:type="dxa"/>
              <w:left w:w="70" w:type="dxa"/>
              <w:bottom w:w="70" w:type="dxa"/>
              <w:right w:w="70" w:type="dxa"/>
            </w:tcMar>
          </w:tcPr>
          <w:p w14:paraId="5D01D36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380</w:t>
            </w:r>
          </w:p>
        </w:tc>
        <w:tc>
          <w:tcPr>
            <w:tcW w:w="2131" w:type="dxa"/>
            <w:tcBorders>
              <w:top w:val="nil"/>
              <w:left w:val="nil"/>
              <w:bottom w:val="nil"/>
              <w:right w:val="nil"/>
              <w:insideH w:val="nil"/>
              <w:insideV w:val="nil"/>
            </w:tcBorders>
            <w:tcMar>
              <w:top w:w="70" w:type="dxa"/>
              <w:left w:w="70" w:type="dxa"/>
              <w:bottom w:w="70" w:type="dxa"/>
              <w:right w:w="70" w:type="dxa"/>
            </w:tcMar>
          </w:tcPr>
          <w:p w14:paraId="55C7CFF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1C3DB272">
        <w:tc>
          <w:tcPr>
            <w:tcW w:w="2131" w:type="dxa"/>
            <w:tcBorders>
              <w:top w:val="nil"/>
              <w:left w:val="nil"/>
              <w:bottom w:val="nil"/>
              <w:right w:val="nil"/>
              <w:insideH w:val="nil"/>
              <w:insideV w:val="nil"/>
            </w:tcBorders>
            <w:tcMar>
              <w:top w:w="70" w:type="dxa"/>
              <w:left w:w="70" w:type="dxa"/>
              <w:bottom w:w="70" w:type="dxa"/>
              <w:right w:w="70" w:type="dxa"/>
            </w:tcMar>
          </w:tcPr>
          <w:p w14:paraId="707B731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Madagascar</w:t>
            </w:r>
          </w:p>
        </w:tc>
        <w:tc>
          <w:tcPr>
            <w:tcW w:w="2131" w:type="dxa"/>
            <w:tcBorders>
              <w:top w:val="nil"/>
              <w:left w:val="nil"/>
              <w:bottom w:val="nil"/>
              <w:right w:val="nil"/>
              <w:insideH w:val="nil"/>
              <w:insideV w:val="nil"/>
            </w:tcBorders>
            <w:tcMar>
              <w:top w:w="70" w:type="dxa"/>
              <w:left w:w="70" w:type="dxa"/>
              <w:bottom w:w="70" w:type="dxa"/>
              <w:right w:w="70" w:type="dxa"/>
            </w:tcMar>
          </w:tcPr>
          <w:p w14:paraId="0D247CD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54.2</w:t>
            </w:r>
          </w:p>
        </w:tc>
        <w:tc>
          <w:tcPr>
            <w:tcW w:w="2131" w:type="dxa"/>
            <w:tcBorders>
              <w:top w:val="nil"/>
              <w:left w:val="nil"/>
              <w:bottom w:val="nil"/>
              <w:right w:val="nil"/>
              <w:insideH w:val="nil"/>
              <w:insideV w:val="nil"/>
            </w:tcBorders>
            <w:tcMar>
              <w:top w:w="70" w:type="dxa"/>
              <w:left w:w="70" w:type="dxa"/>
              <w:bottom w:w="70" w:type="dxa"/>
              <w:right w:w="70" w:type="dxa"/>
            </w:tcMar>
          </w:tcPr>
          <w:p w14:paraId="3BC955B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68.2</w:t>
            </w:r>
          </w:p>
        </w:tc>
        <w:tc>
          <w:tcPr>
            <w:tcW w:w="2131" w:type="dxa"/>
            <w:tcBorders>
              <w:top w:val="nil"/>
              <w:left w:val="nil"/>
              <w:bottom w:val="nil"/>
              <w:right w:val="nil"/>
              <w:insideH w:val="nil"/>
              <w:insideV w:val="nil"/>
            </w:tcBorders>
            <w:tcMar>
              <w:top w:w="70" w:type="dxa"/>
              <w:left w:w="70" w:type="dxa"/>
              <w:bottom w:w="70" w:type="dxa"/>
              <w:right w:w="70" w:type="dxa"/>
            </w:tcMar>
          </w:tcPr>
          <w:p w14:paraId="545184A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413</w:t>
            </w:r>
          </w:p>
        </w:tc>
        <w:tc>
          <w:tcPr>
            <w:tcW w:w="2131" w:type="dxa"/>
            <w:tcBorders>
              <w:top w:val="nil"/>
              <w:left w:val="nil"/>
              <w:bottom w:val="nil"/>
              <w:right w:val="nil"/>
              <w:insideH w:val="nil"/>
              <w:insideV w:val="nil"/>
            </w:tcBorders>
            <w:tcMar>
              <w:top w:w="70" w:type="dxa"/>
              <w:left w:w="70" w:type="dxa"/>
              <w:bottom w:w="70" w:type="dxa"/>
              <w:right w:w="70" w:type="dxa"/>
            </w:tcMar>
          </w:tcPr>
          <w:p w14:paraId="17E605E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29FBD3C7">
        <w:tc>
          <w:tcPr>
            <w:tcW w:w="2131" w:type="dxa"/>
            <w:tcBorders>
              <w:top w:val="nil"/>
              <w:left w:val="nil"/>
              <w:bottom w:val="nil"/>
              <w:right w:val="nil"/>
              <w:insideH w:val="nil"/>
              <w:insideV w:val="nil"/>
            </w:tcBorders>
            <w:tcMar>
              <w:top w:w="70" w:type="dxa"/>
              <w:left w:w="70" w:type="dxa"/>
              <w:bottom w:w="70" w:type="dxa"/>
              <w:right w:w="70" w:type="dxa"/>
            </w:tcMar>
          </w:tcPr>
          <w:p w14:paraId="6516EA9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Tunisia</w:t>
            </w:r>
          </w:p>
        </w:tc>
        <w:tc>
          <w:tcPr>
            <w:tcW w:w="2131" w:type="dxa"/>
            <w:tcBorders>
              <w:top w:val="nil"/>
              <w:left w:val="nil"/>
              <w:bottom w:val="nil"/>
              <w:right w:val="nil"/>
              <w:insideH w:val="nil"/>
              <w:insideV w:val="nil"/>
            </w:tcBorders>
            <w:tcMar>
              <w:top w:w="70" w:type="dxa"/>
              <w:left w:w="70" w:type="dxa"/>
              <w:bottom w:w="70" w:type="dxa"/>
              <w:right w:w="70" w:type="dxa"/>
            </w:tcMar>
          </w:tcPr>
          <w:p w14:paraId="5749197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71.0</w:t>
            </w:r>
          </w:p>
        </w:tc>
        <w:tc>
          <w:tcPr>
            <w:tcW w:w="2131" w:type="dxa"/>
            <w:tcBorders>
              <w:top w:val="nil"/>
              <w:left w:val="nil"/>
              <w:bottom w:val="nil"/>
              <w:right w:val="nil"/>
              <w:insideH w:val="nil"/>
              <w:insideV w:val="nil"/>
            </w:tcBorders>
            <w:tcMar>
              <w:top w:w="70" w:type="dxa"/>
              <w:left w:w="70" w:type="dxa"/>
              <w:bottom w:w="70" w:type="dxa"/>
              <w:right w:w="70" w:type="dxa"/>
            </w:tcMar>
          </w:tcPr>
          <w:p w14:paraId="5EC5491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65.6</w:t>
            </w:r>
          </w:p>
        </w:tc>
        <w:tc>
          <w:tcPr>
            <w:tcW w:w="2131" w:type="dxa"/>
            <w:tcBorders>
              <w:top w:val="nil"/>
              <w:left w:val="nil"/>
              <w:bottom w:val="nil"/>
              <w:right w:val="nil"/>
              <w:insideH w:val="nil"/>
              <w:insideV w:val="nil"/>
            </w:tcBorders>
            <w:tcMar>
              <w:top w:w="70" w:type="dxa"/>
              <w:left w:w="70" w:type="dxa"/>
              <w:bottom w:w="70" w:type="dxa"/>
              <w:right w:w="70" w:type="dxa"/>
            </w:tcMar>
          </w:tcPr>
          <w:p w14:paraId="75A7222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383</w:t>
            </w:r>
          </w:p>
        </w:tc>
        <w:tc>
          <w:tcPr>
            <w:tcW w:w="2131" w:type="dxa"/>
            <w:tcBorders>
              <w:top w:val="nil"/>
              <w:left w:val="nil"/>
              <w:bottom w:val="nil"/>
              <w:right w:val="nil"/>
              <w:insideH w:val="nil"/>
              <w:insideV w:val="nil"/>
            </w:tcBorders>
            <w:tcMar>
              <w:top w:w="70" w:type="dxa"/>
              <w:left w:w="70" w:type="dxa"/>
              <w:bottom w:w="70" w:type="dxa"/>
              <w:right w:w="70" w:type="dxa"/>
            </w:tcMar>
          </w:tcPr>
          <w:p w14:paraId="32A5550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7A8F6E87">
        <w:tc>
          <w:tcPr>
            <w:tcW w:w="2131" w:type="dxa"/>
            <w:tcBorders>
              <w:top w:val="nil"/>
              <w:left w:val="nil"/>
              <w:bottom w:val="nil"/>
              <w:right w:val="nil"/>
              <w:insideH w:val="nil"/>
              <w:insideV w:val="nil"/>
            </w:tcBorders>
            <w:tcMar>
              <w:top w:w="70" w:type="dxa"/>
              <w:left w:w="70" w:type="dxa"/>
              <w:bottom w:w="70" w:type="dxa"/>
              <w:right w:w="70" w:type="dxa"/>
            </w:tcMar>
          </w:tcPr>
          <w:p w14:paraId="3C4E3B6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Cameroon</w:t>
            </w:r>
          </w:p>
        </w:tc>
        <w:tc>
          <w:tcPr>
            <w:tcW w:w="2131" w:type="dxa"/>
            <w:tcBorders>
              <w:top w:val="nil"/>
              <w:left w:val="nil"/>
              <w:bottom w:val="nil"/>
              <w:right w:val="nil"/>
              <w:insideH w:val="nil"/>
              <w:insideV w:val="nil"/>
            </w:tcBorders>
            <w:tcMar>
              <w:top w:w="70" w:type="dxa"/>
              <w:left w:w="70" w:type="dxa"/>
              <w:bottom w:w="70" w:type="dxa"/>
              <w:right w:w="70" w:type="dxa"/>
            </w:tcMar>
          </w:tcPr>
          <w:p w14:paraId="37D01BC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74.8</w:t>
            </w:r>
          </w:p>
        </w:tc>
        <w:tc>
          <w:tcPr>
            <w:tcW w:w="2131" w:type="dxa"/>
            <w:tcBorders>
              <w:top w:val="nil"/>
              <w:left w:val="nil"/>
              <w:bottom w:val="nil"/>
              <w:right w:val="nil"/>
              <w:insideH w:val="nil"/>
              <w:insideV w:val="nil"/>
            </w:tcBorders>
            <w:tcMar>
              <w:top w:w="70" w:type="dxa"/>
              <w:left w:w="70" w:type="dxa"/>
              <w:bottom w:w="70" w:type="dxa"/>
              <w:right w:w="70" w:type="dxa"/>
            </w:tcMar>
          </w:tcPr>
          <w:p w14:paraId="189B0B2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64.9</w:t>
            </w:r>
          </w:p>
        </w:tc>
        <w:tc>
          <w:tcPr>
            <w:tcW w:w="2131" w:type="dxa"/>
            <w:tcBorders>
              <w:top w:val="nil"/>
              <w:left w:val="nil"/>
              <w:bottom w:val="nil"/>
              <w:right w:val="nil"/>
              <w:insideH w:val="nil"/>
              <w:insideV w:val="nil"/>
            </w:tcBorders>
            <w:tcMar>
              <w:top w:w="70" w:type="dxa"/>
              <w:left w:w="70" w:type="dxa"/>
              <w:bottom w:w="70" w:type="dxa"/>
              <w:right w:w="70" w:type="dxa"/>
            </w:tcMar>
          </w:tcPr>
          <w:p w14:paraId="405F4E5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1180</w:t>
            </w:r>
          </w:p>
        </w:tc>
        <w:tc>
          <w:tcPr>
            <w:tcW w:w="2131" w:type="dxa"/>
            <w:tcBorders>
              <w:top w:val="nil"/>
              <w:left w:val="nil"/>
              <w:bottom w:val="nil"/>
              <w:right w:val="nil"/>
              <w:insideH w:val="nil"/>
              <w:insideV w:val="nil"/>
            </w:tcBorders>
            <w:tcMar>
              <w:top w:w="70" w:type="dxa"/>
              <w:left w:w="70" w:type="dxa"/>
              <w:bottom w:w="70" w:type="dxa"/>
              <w:right w:w="70" w:type="dxa"/>
            </w:tcMar>
          </w:tcPr>
          <w:p w14:paraId="2A7BDE1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1E4951C1">
        <w:tc>
          <w:tcPr>
            <w:tcW w:w="2131" w:type="dxa"/>
            <w:tcBorders>
              <w:top w:val="nil"/>
              <w:left w:val="nil"/>
              <w:bottom w:val="nil"/>
              <w:right w:val="nil"/>
              <w:insideH w:val="nil"/>
              <w:insideV w:val="nil"/>
            </w:tcBorders>
            <w:tcMar>
              <w:top w:w="70" w:type="dxa"/>
              <w:left w:w="70" w:type="dxa"/>
              <w:bottom w:w="70" w:type="dxa"/>
              <w:right w:w="70" w:type="dxa"/>
            </w:tcMar>
          </w:tcPr>
          <w:p w14:paraId="5E93023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Equatorial</w:t>
            </w:r>
          </w:p>
        </w:tc>
        <w:tc>
          <w:tcPr>
            <w:tcW w:w="2131" w:type="dxa"/>
            <w:tcBorders>
              <w:top w:val="nil"/>
              <w:left w:val="nil"/>
              <w:bottom w:val="nil"/>
              <w:right w:val="nil"/>
              <w:insideH w:val="nil"/>
              <w:insideV w:val="nil"/>
            </w:tcBorders>
            <w:tcMar>
              <w:top w:w="70" w:type="dxa"/>
              <w:left w:w="70" w:type="dxa"/>
              <w:bottom w:w="70" w:type="dxa"/>
              <w:right w:w="70" w:type="dxa"/>
            </w:tcMar>
          </w:tcPr>
          <w:p w14:paraId="301B87C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93.3</w:t>
            </w:r>
          </w:p>
        </w:tc>
        <w:tc>
          <w:tcPr>
            <w:tcW w:w="2131" w:type="dxa"/>
            <w:tcBorders>
              <w:top w:val="nil"/>
              <w:left w:val="nil"/>
              <w:bottom w:val="nil"/>
              <w:right w:val="nil"/>
              <w:insideH w:val="nil"/>
              <w:insideV w:val="nil"/>
            </w:tcBorders>
            <w:tcMar>
              <w:top w:w="70" w:type="dxa"/>
              <w:left w:w="70" w:type="dxa"/>
              <w:bottom w:w="70" w:type="dxa"/>
              <w:right w:w="70" w:type="dxa"/>
            </w:tcMar>
          </w:tcPr>
          <w:p w14:paraId="37FF23B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63.3</w:t>
            </w:r>
          </w:p>
        </w:tc>
        <w:tc>
          <w:tcPr>
            <w:tcW w:w="2131" w:type="dxa"/>
            <w:tcBorders>
              <w:top w:val="nil"/>
              <w:left w:val="nil"/>
              <w:bottom w:val="nil"/>
              <w:right w:val="nil"/>
              <w:insideH w:val="nil"/>
              <w:insideV w:val="nil"/>
            </w:tcBorders>
            <w:tcMar>
              <w:top w:w="70" w:type="dxa"/>
              <w:left w:w="70" w:type="dxa"/>
              <w:bottom w:w="70" w:type="dxa"/>
              <w:right w:w="70" w:type="dxa"/>
            </w:tcMar>
          </w:tcPr>
          <w:p w14:paraId="17EF397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15</w:t>
            </w:r>
          </w:p>
        </w:tc>
        <w:tc>
          <w:tcPr>
            <w:tcW w:w="2131" w:type="dxa"/>
            <w:tcBorders>
              <w:top w:val="nil"/>
              <w:left w:val="nil"/>
              <w:bottom w:val="nil"/>
              <w:right w:val="nil"/>
              <w:insideH w:val="nil"/>
              <w:insideV w:val="nil"/>
            </w:tcBorders>
            <w:tcMar>
              <w:top w:w="70" w:type="dxa"/>
              <w:left w:w="70" w:type="dxa"/>
              <w:bottom w:w="70" w:type="dxa"/>
              <w:right w:w="70" w:type="dxa"/>
            </w:tcMar>
          </w:tcPr>
          <w:p w14:paraId="508247E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36183</w:t>
            </w:r>
          </w:p>
        </w:tc>
      </w:tr>
      <w:tr w14:paraId="651D377B">
        <w:tc>
          <w:tcPr>
            <w:tcW w:w="2131" w:type="dxa"/>
            <w:tcBorders>
              <w:top w:val="nil"/>
              <w:left w:val="nil"/>
              <w:bottom w:val="nil"/>
              <w:right w:val="nil"/>
              <w:insideH w:val="nil"/>
              <w:insideV w:val="nil"/>
            </w:tcBorders>
            <w:tcMar>
              <w:top w:w="70" w:type="dxa"/>
              <w:left w:w="70" w:type="dxa"/>
              <w:bottom w:w="70" w:type="dxa"/>
              <w:right w:w="70" w:type="dxa"/>
            </w:tcMar>
          </w:tcPr>
          <w:p w14:paraId="2FDE036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Ghana</w:t>
            </w:r>
          </w:p>
        </w:tc>
        <w:tc>
          <w:tcPr>
            <w:tcW w:w="2131" w:type="dxa"/>
            <w:tcBorders>
              <w:top w:val="nil"/>
              <w:left w:val="nil"/>
              <w:bottom w:val="nil"/>
              <w:right w:val="nil"/>
              <w:insideH w:val="nil"/>
              <w:insideV w:val="nil"/>
            </w:tcBorders>
            <w:tcMar>
              <w:top w:w="70" w:type="dxa"/>
              <w:left w:w="70" w:type="dxa"/>
              <w:bottom w:w="70" w:type="dxa"/>
              <w:right w:w="70" w:type="dxa"/>
            </w:tcMar>
          </w:tcPr>
          <w:p w14:paraId="5C7C021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50.8</w:t>
            </w:r>
          </w:p>
        </w:tc>
        <w:tc>
          <w:tcPr>
            <w:tcW w:w="2131" w:type="dxa"/>
            <w:tcBorders>
              <w:top w:val="nil"/>
              <w:left w:val="nil"/>
              <w:bottom w:val="nil"/>
              <w:right w:val="nil"/>
              <w:insideH w:val="nil"/>
              <w:insideV w:val="nil"/>
            </w:tcBorders>
            <w:tcMar>
              <w:top w:w="70" w:type="dxa"/>
              <w:left w:w="70" w:type="dxa"/>
              <w:bottom w:w="70" w:type="dxa"/>
              <w:right w:w="70" w:type="dxa"/>
            </w:tcMar>
          </w:tcPr>
          <w:p w14:paraId="575E5E5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62.5</w:t>
            </w:r>
          </w:p>
        </w:tc>
        <w:tc>
          <w:tcPr>
            <w:tcW w:w="2131" w:type="dxa"/>
            <w:tcBorders>
              <w:top w:val="nil"/>
              <w:left w:val="nil"/>
              <w:bottom w:val="nil"/>
              <w:right w:val="nil"/>
              <w:insideH w:val="nil"/>
              <w:insideV w:val="nil"/>
            </w:tcBorders>
            <w:tcMar>
              <w:top w:w="70" w:type="dxa"/>
              <w:left w:w="70" w:type="dxa"/>
              <w:bottom w:w="70" w:type="dxa"/>
              <w:right w:w="70" w:type="dxa"/>
            </w:tcMar>
          </w:tcPr>
          <w:p w14:paraId="3C63B09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950</w:t>
            </w:r>
          </w:p>
        </w:tc>
        <w:tc>
          <w:tcPr>
            <w:tcW w:w="2131" w:type="dxa"/>
            <w:tcBorders>
              <w:top w:val="nil"/>
              <w:left w:val="nil"/>
              <w:bottom w:val="nil"/>
              <w:right w:val="nil"/>
              <w:insideH w:val="nil"/>
              <w:insideV w:val="nil"/>
            </w:tcBorders>
            <w:tcMar>
              <w:top w:w="70" w:type="dxa"/>
              <w:left w:w="70" w:type="dxa"/>
              <w:bottom w:w="70" w:type="dxa"/>
              <w:right w:w="70" w:type="dxa"/>
            </w:tcMar>
          </w:tcPr>
          <w:p w14:paraId="5D1880B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6DDB8CB8">
        <w:tc>
          <w:tcPr>
            <w:tcW w:w="2131" w:type="dxa"/>
            <w:tcBorders>
              <w:top w:val="nil"/>
              <w:left w:val="nil"/>
              <w:bottom w:val="nil"/>
              <w:right w:val="nil"/>
              <w:insideH w:val="nil"/>
              <w:insideV w:val="nil"/>
            </w:tcBorders>
            <w:tcMar>
              <w:top w:w="70" w:type="dxa"/>
              <w:left w:w="70" w:type="dxa"/>
              <w:bottom w:w="70" w:type="dxa"/>
              <w:right w:w="70" w:type="dxa"/>
            </w:tcMar>
          </w:tcPr>
          <w:p w14:paraId="77479B6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Ethiopia</w:t>
            </w:r>
          </w:p>
        </w:tc>
        <w:tc>
          <w:tcPr>
            <w:tcW w:w="2131" w:type="dxa"/>
            <w:tcBorders>
              <w:top w:val="nil"/>
              <w:left w:val="nil"/>
              <w:bottom w:val="nil"/>
              <w:right w:val="nil"/>
              <w:insideH w:val="nil"/>
              <w:insideV w:val="nil"/>
            </w:tcBorders>
            <w:tcMar>
              <w:top w:w="70" w:type="dxa"/>
              <w:left w:w="70" w:type="dxa"/>
              <w:bottom w:w="70" w:type="dxa"/>
              <w:right w:w="70" w:type="dxa"/>
            </w:tcMar>
          </w:tcPr>
          <w:p w14:paraId="6F42F23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51.1</w:t>
            </w:r>
          </w:p>
        </w:tc>
        <w:tc>
          <w:tcPr>
            <w:tcW w:w="2131" w:type="dxa"/>
            <w:tcBorders>
              <w:top w:val="nil"/>
              <w:left w:val="nil"/>
              <w:bottom w:val="nil"/>
              <w:right w:val="nil"/>
              <w:insideH w:val="nil"/>
              <w:insideV w:val="nil"/>
            </w:tcBorders>
            <w:tcMar>
              <w:top w:w="70" w:type="dxa"/>
              <w:left w:w="70" w:type="dxa"/>
              <w:bottom w:w="70" w:type="dxa"/>
              <w:right w:w="70" w:type="dxa"/>
            </w:tcMar>
          </w:tcPr>
          <w:p w14:paraId="4B46A50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61.8</w:t>
            </w:r>
          </w:p>
        </w:tc>
        <w:tc>
          <w:tcPr>
            <w:tcW w:w="2131" w:type="dxa"/>
            <w:tcBorders>
              <w:top w:val="nil"/>
              <w:left w:val="nil"/>
              <w:bottom w:val="nil"/>
              <w:right w:val="nil"/>
              <w:insideH w:val="nil"/>
              <w:insideV w:val="nil"/>
            </w:tcBorders>
            <w:tcMar>
              <w:top w:w="70" w:type="dxa"/>
              <w:left w:w="70" w:type="dxa"/>
              <w:bottom w:w="70" w:type="dxa"/>
              <w:right w:w="70" w:type="dxa"/>
            </w:tcMar>
          </w:tcPr>
          <w:p w14:paraId="5254D62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785</w:t>
            </w:r>
          </w:p>
        </w:tc>
        <w:tc>
          <w:tcPr>
            <w:tcW w:w="2131" w:type="dxa"/>
            <w:tcBorders>
              <w:top w:val="nil"/>
              <w:left w:val="nil"/>
              <w:bottom w:val="nil"/>
              <w:right w:val="nil"/>
              <w:insideH w:val="nil"/>
              <w:insideV w:val="nil"/>
            </w:tcBorders>
            <w:tcMar>
              <w:top w:w="70" w:type="dxa"/>
              <w:left w:w="70" w:type="dxa"/>
              <w:bottom w:w="70" w:type="dxa"/>
              <w:right w:w="70" w:type="dxa"/>
            </w:tcMar>
          </w:tcPr>
          <w:p w14:paraId="11DF09D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70780278">
        <w:tc>
          <w:tcPr>
            <w:tcW w:w="2131" w:type="dxa"/>
            <w:tcBorders>
              <w:top w:val="nil"/>
              <w:left w:val="nil"/>
              <w:bottom w:val="nil"/>
              <w:right w:val="nil"/>
              <w:insideH w:val="nil"/>
              <w:insideV w:val="nil"/>
            </w:tcBorders>
            <w:tcMar>
              <w:top w:w="70" w:type="dxa"/>
              <w:left w:w="70" w:type="dxa"/>
              <w:bottom w:w="70" w:type="dxa"/>
              <w:right w:w="70" w:type="dxa"/>
            </w:tcMar>
          </w:tcPr>
          <w:p w14:paraId="7F42820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Angola</w:t>
            </w:r>
          </w:p>
        </w:tc>
        <w:tc>
          <w:tcPr>
            <w:tcW w:w="2131" w:type="dxa"/>
            <w:tcBorders>
              <w:top w:val="nil"/>
              <w:left w:val="nil"/>
              <w:bottom w:val="nil"/>
              <w:right w:val="nil"/>
              <w:insideH w:val="nil"/>
              <w:insideV w:val="nil"/>
            </w:tcBorders>
            <w:tcMar>
              <w:top w:w="70" w:type="dxa"/>
              <w:left w:w="70" w:type="dxa"/>
              <w:bottom w:w="70" w:type="dxa"/>
              <w:right w:w="70" w:type="dxa"/>
            </w:tcMar>
          </w:tcPr>
          <w:p w14:paraId="0B29A49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65.1</w:t>
            </w:r>
          </w:p>
        </w:tc>
        <w:tc>
          <w:tcPr>
            <w:tcW w:w="2131" w:type="dxa"/>
            <w:tcBorders>
              <w:top w:val="nil"/>
              <w:left w:val="nil"/>
              <w:bottom w:val="nil"/>
              <w:right w:val="nil"/>
              <w:insideH w:val="nil"/>
              <w:insideV w:val="nil"/>
            </w:tcBorders>
            <w:tcMar>
              <w:top w:w="70" w:type="dxa"/>
              <w:left w:w="70" w:type="dxa"/>
              <w:bottom w:w="70" w:type="dxa"/>
              <w:right w:w="70" w:type="dxa"/>
            </w:tcMar>
          </w:tcPr>
          <w:p w14:paraId="667CC11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61.5</w:t>
            </w:r>
          </w:p>
        </w:tc>
        <w:tc>
          <w:tcPr>
            <w:tcW w:w="2131" w:type="dxa"/>
            <w:tcBorders>
              <w:top w:val="nil"/>
              <w:left w:val="nil"/>
              <w:bottom w:val="nil"/>
              <w:right w:val="nil"/>
              <w:insideH w:val="nil"/>
              <w:insideV w:val="nil"/>
            </w:tcBorders>
            <w:tcMar>
              <w:top w:w="70" w:type="dxa"/>
              <w:left w:w="70" w:type="dxa"/>
              <w:bottom w:w="70" w:type="dxa"/>
              <w:right w:w="70" w:type="dxa"/>
            </w:tcMar>
          </w:tcPr>
          <w:p w14:paraId="1900897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427</w:t>
            </w:r>
          </w:p>
        </w:tc>
        <w:tc>
          <w:tcPr>
            <w:tcW w:w="2131" w:type="dxa"/>
            <w:tcBorders>
              <w:top w:val="nil"/>
              <w:left w:val="nil"/>
              <w:bottom w:val="nil"/>
              <w:right w:val="nil"/>
              <w:insideH w:val="nil"/>
              <w:insideV w:val="nil"/>
            </w:tcBorders>
            <w:tcMar>
              <w:top w:w="70" w:type="dxa"/>
              <w:left w:w="70" w:type="dxa"/>
              <w:bottom w:w="70" w:type="dxa"/>
              <w:right w:w="70" w:type="dxa"/>
            </w:tcMar>
          </w:tcPr>
          <w:p w14:paraId="23C642C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6C92AA35">
        <w:tc>
          <w:tcPr>
            <w:tcW w:w="2131" w:type="dxa"/>
            <w:tcBorders>
              <w:top w:val="nil"/>
              <w:left w:val="nil"/>
              <w:bottom w:val="nil"/>
              <w:right w:val="nil"/>
              <w:insideH w:val="nil"/>
              <w:insideV w:val="nil"/>
            </w:tcBorders>
            <w:tcMar>
              <w:top w:w="70" w:type="dxa"/>
              <w:left w:w="70" w:type="dxa"/>
              <w:bottom w:w="70" w:type="dxa"/>
              <w:right w:w="70" w:type="dxa"/>
            </w:tcMar>
          </w:tcPr>
          <w:p w14:paraId="78EDFE1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Eritrea</w:t>
            </w:r>
          </w:p>
        </w:tc>
        <w:tc>
          <w:tcPr>
            <w:tcW w:w="2131" w:type="dxa"/>
            <w:tcBorders>
              <w:top w:val="nil"/>
              <w:left w:val="nil"/>
              <w:bottom w:val="nil"/>
              <w:right w:val="nil"/>
              <w:insideH w:val="nil"/>
              <w:insideV w:val="nil"/>
            </w:tcBorders>
            <w:tcMar>
              <w:top w:w="70" w:type="dxa"/>
              <w:left w:w="70" w:type="dxa"/>
              <w:bottom w:w="70" w:type="dxa"/>
              <w:right w:w="70" w:type="dxa"/>
            </w:tcMar>
          </w:tcPr>
          <w:p w14:paraId="3A9E14F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34.6</w:t>
            </w:r>
          </w:p>
        </w:tc>
        <w:tc>
          <w:tcPr>
            <w:tcW w:w="2131" w:type="dxa"/>
            <w:tcBorders>
              <w:top w:val="nil"/>
              <w:left w:val="nil"/>
              <w:bottom w:val="nil"/>
              <w:right w:val="nil"/>
              <w:insideH w:val="nil"/>
              <w:insideV w:val="nil"/>
            </w:tcBorders>
            <w:tcMar>
              <w:top w:w="70" w:type="dxa"/>
              <w:left w:w="70" w:type="dxa"/>
              <w:bottom w:w="70" w:type="dxa"/>
              <w:right w:w="70" w:type="dxa"/>
            </w:tcMar>
          </w:tcPr>
          <w:p w14:paraId="524CBD0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61.2</w:t>
            </w:r>
          </w:p>
        </w:tc>
        <w:tc>
          <w:tcPr>
            <w:tcW w:w="2131" w:type="dxa"/>
            <w:tcBorders>
              <w:top w:val="nil"/>
              <w:left w:val="nil"/>
              <w:bottom w:val="nil"/>
              <w:right w:val="nil"/>
              <w:insideH w:val="nil"/>
              <w:insideV w:val="nil"/>
            </w:tcBorders>
            <w:tcMar>
              <w:top w:w="70" w:type="dxa"/>
              <w:left w:w="70" w:type="dxa"/>
              <w:bottom w:w="70" w:type="dxa"/>
              <w:right w:w="70" w:type="dxa"/>
            </w:tcMar>
          </w:tcPr>
          <w:p w14:paraId="291EC87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26</w:t>
            </w:r>
          </w:p>
        </w:tc>
        <w:tc>
          <w:tcPr>
            <w:tcW w:w="2131" w:type="dxa"/>
            <w:tcBorders>
              <w:top w:val="nil"/>
              <w:left w:val="nil"/>
              <w:bottom w:val="nil"/>
              <w:right w:val="nil"/>
              <w:insideH w:val="nil"/>
              <w:insideV w:val="nil"/>
            </w:tcBorders>
            <w:tcMar>
              <w:top w:w="70" w:type="dxa"/>
              <w:left w:w="70" w:type="dxa"/>
              <w:bottom w:w="70" w:type="dxa"/>
              <w:right w:w="70" w:type="dxa"/>
            </w:tcMar>
          </w:tcPr>
          <w:p w14:paraId="0C0A595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5ED6EA83">
        <w:tc>
          <w:tcPr>
            <w:tcW w:w="2131" w:type="dxa"/>
            <w:tcBorders>
              <w:top w:val="nil"/>
              <w:left w:val="nil"/>
              <w:bottom w:val="nil"/>
              <w:right w:val="nil"/>
              <w:insideH w:val="nil"/>
              <w:insideV w:val="nil"/>
            </w:tcBorders>
            <w:tcMar>
              <w:top w:w="70" w:type="dxa"/>
              <w:left w:w="70" w:type="dxa"/>
              <w:bottom w:w="70" w:type="dxa"/>
              <w:right w:w="70" w:type="dxa"/>
            </w:tcMar>
          </w:tcPr>
          <w:p w14:paraId="3DC966B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Gambia</w:t>
            </w:r>
          </w:p>
        </w:tc>
        <w:tc>
          <w:tcPr>
            <w:tcW w:w="2131" w:type="dxa"/>
            <w:tcBorders>
              <w:top w:val="nil"/>
              <w:left w:val="nil"/>
              <w:bottom w:val="nil"/>
              <w:right w:val="nil"/>
              <w:insideH w:val="nil"/>
              <w:insideV w:val="nil"/>
            </w:tcBorders>
            <w:tcMar>
              <w:top w:w="70" w:type="dxa"/>
              <w:left w:w="70" w:type="dxa"/>
              <w:bottom w:w="70" w:type="dxa"/>
              <w:right w:w="70" w:type="dxa"/>
            </w:tcMar>
          </w:tcPr>
          <w:p w14:paraId="750E61B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40.0</w:t>
            </w:r>
          </w:p>
        </w:tc>
        <w:tc>
          <w:tcPr>
            <w:tcW w:w="2131" w:type="dxa"/>
            <w:tcBorders>
              <w:top w:val="nil"/>
              <w:left w:val="nil"/>
              <w:bottom w:val="nil"/>
              <w:right w:val="nil"/>
              <w:insideH w:val="nil"/>
              <w:insideV w:val="nil"/>
            </w:tcBorders>
            <w:tcMar>
              <w:top w:w="70" w:type="dxa"/>
              <w:left w:w="70" w:type="dxa"/>
              <w:bottom w:w="70" w:type="dxa"/>
              <w:right w:w="70" w:type="dxa"/>
            </w:tcMar>
          </w:tcPr>
          <w:p w14:paraId="7AB3C47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59.8</w:t>
            </w:r>
          </w:p>
        </w:tc>
        <w:tc>
          <w:tcPr>
            <w:tcW w:w="2131" w:type="dxa"/>
            <w:tcBorders>
              <w:top w:val="nil"/>
              <w:left w:val="nil"/>
              <w:bottom w:val="nil"/>
              <w:right w:val="nil"/>
              <w:insideH w:val="nil"/>
              <w:insideV w:val="nil"/>
            </w:tcBorders>
            <w:tcMar>
              <w:top w:w="70" w:type="dxa"/>
              <w:left w:w="70" w:type="dxa"/>
              <w:bottom w:w="70" w:type="dxa"/>
              <w:right w:w="70" w:type="dxa"/>
            </w:tcMar>
          </w:tcPr>
          <w:p w14:paraId="63D7F2A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105</w:t>
            </w:r>
          </w:p>
        </w:tc>
        <w:tc>
          <w:tcPr>
            <w:tcW w:w="2131" w:type="dxa"/>
            <w:tcBorders>
              <w:top w:val="nil"/>
              <w:left w:val="nil"/>
              <w:bottom w:val="nil"/>
              <w:right w:val="nil"/>
              <w:insideH w:val="nil"/>
              <w:insideV w:val="nil"/>
            </w:tcBorders>
            <w:tcMar>
              <w:top w:w="70" w:type="dxa"/>
              <w:left w:w="70" w:type="dxa"/>
              <w:bottom w:w="70" w:type="dxa"/>
              <w:right w:w="70" w:type="dxa"/>
            </w:tcMar>
          </w:tcPr>
          <w:p w14:paraId="417947F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78620</w:t>
            </w:r>
          </w:p>
        </w:tc>
      </w:tr>
      <w:tr w14:paraId="17AA19E4">
        <w:tc>
          <w:tcPr>
            <w:tcW w:w="2131" w:type="dxa"/>
            <w:tcBorders>
              <w:top w:val="nil"/>
              <w:left w:val="nil"/>
              <w:bottom w:val="nil"/>
              <w:right w:val="nil"/>
              <w:insideH w:val="nil"/>
              <w:insideV w:val="nil"/>
            </w:tcBorders>
            <w:tcMar>
              <w:top w:w="70" w:type="dxa"/>
              <w:left w:w="70" w:type="dxa"/>
              <w:bottom w:w="70" w:type="dxa"/>
              <w:right w:w="70" w:type="dxa"/>
            </w:tcMar>
          </w:tcPr>
          <w:p w14:paraId="5F26CD9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CongoDR</w:t>
            </w:r>
          </w:p>
        </w:tc>
        <w:tc>
          <w:tcPr>
            <w:tcW w:w="2131" w:type="dxa"/>
            <w:tcBorders>
              <w:top w:val="nil"/>
              <w:left w:val="nil"/>
              <w:bottom w:val="nil"/>
              <w:right w:val="nil"/>
              <w:insideH w:val="nil"/>
              <w:insideV w:val="nil"/>
            </w:tcBorders>
            <w:tcMar>
              <w:top w:w="70" w:type="dxa"/>
              <w:left w:w="70" w:type="dxa"/>
              <w:bottom w:w="70" w:type="dxa"/>
              <w:right w:w="70" w:type="dxa"/>
            </w:tcMar>
          </w:tcPr>
          <w:p w14:paraId="2F89456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83.2</w:t>
            </w:r>
          </w:p>
        </w:tc>
        <w:tc>
          <w:tcPr>
            <w:tcW w:w="2131" w:type="dxa"/>
            <w:tcBorders>
              <w:top w:val="nil"/>
              <w:left w:val="nil"/>
              <w:bottom w:val="nil"/>
              <w:right w:val="nil"/>
              <w:insideH w:val="nil"/>
              <w:insideV w:val="nil"/>
            </w:tcBorders>
            <w:tcMar>
              <w:top w:w="70" w:type="dxa"/>
              <w:left w:w="70" w:type="dxa"/>
              <w:bottom w:w="70" w:type="dxa"/>
              <w:right w:w="70" w:type="dxa"/>
            </w:tcMar>
          </w:tcPr>
          <w:p w14:paraId="0433EF6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56.2</w:t>
            </w:r>
          </w:p>
        </w:tc>
        <w:tc>
          <w:tcPr>
            <w:tcW w:w="2131" w:type="dxa"/>
            <w:tcBorders>
              <w:top w:val="nil"/>
              <w:left w:val="nil"/>
              <w:bottom w:val="nil"/>
              <w:right w:val="nil"/>
              <w:insideH w:val="nil"/>
              <w:insideV w:val="nil"/>
            </w:tcBorders>
            <w:tcMar>
              <w:top w:w="70" w:type="dxa"/>
              <w:left w:w="70" w:type="dxa"/>
              <w:bottom w:w="70" w:type="dxa"/>
              <w:right w:w="70" w:type="dxa"/>
            </w:tcMar>
          </w:tcPr>
          <w:p w14:paraId="649F4FC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1616</w:t>
            </w:r>
          </w:p>
        </w:tc>
        <w:tc>
          <w:tcPr>
            <w:tcW w:w="2131" w:type="dxa"/>
            <w:tcBorders>
              <w:top w:val="nil"/>
              <w:left w:val="nil"/>
              <w:bottom w:val="nil"/>
              <w:right w:val="nil"/>
              <w:insideH w:val="nil"/>
              <w:insideV w:val="nil"/>
            </w:tcBorders>
            <w:tcMar>
              <w:top w:w="70" w:type="dxa"/>
              <w:left w:w="70" w:type="dxa"/>
              <w:bottom w:w="70" w:type="dxa"/>
              <w:right w:w="70" w:type="dxa"/>
            </w:tcMar>
          </w:tcPr>
          <w:p w14:paraId="63942B2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251C0A98">
        <w:tc>
          <w:tcPr>
            <w:tcW w:w="2131" w:type="dxa"/>
            <w:tcBorders>
              <w:top w:val="nil"/>
              <w:left w:val="nil"/>
              <w:bottom w:val="nil"/>
              <w:right w:val="nil"/>
              <w:insideH w:val="nil"/>
              <w:insideV w:val="nil"/>
            </w:tcBorders>
            <w:tcMar>
              <w:top w:w="70" w:type="dxa"/>
              <w:left w:w="70" w:type="dxa"/>
              <w:bottom w:w="70" w:type="dxa"/>
              <w:right w:w="70" w:type="dxa"/>
            </w:tcMar>
          </w:tcPr>
          <w:p w14:paraId="598828C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Liberia</w:t>
            </w:r>
          </w:p>
        </w:tc>
        <w:tc>
          <w:tcPr>
            <w:tcW w:w="2131" w:type="dxa"/>
            <w:tcBorders>
              <w:top w:val="nil"/>
              <w:left w:val="nil"/>
              <w:bottom w:val="nil"/>
              <w:right w:val="nil"/>
              <w:insideH w:val="nil"/>
              <w:insideV w:val="nil"/>
            </w:tcBorders>
            <w:tcMar>
              <w:top w:w="70" w:type="dxa"/>
              <w:left w:w="70" w:type="dxa"/>
              <w:bottom w:w="70" w:type="dxa"/>
              <w:right w:w="70" w:type="dxa"/>
            </w:tcMar>
          </w:tcPr>
          <w:p w14:paraId="32C90EC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59.0</w:t>
            </w:r>
          </w:p>
        </w:tc>
        <w:tc>
          <w:tcPr>
            <w:tcW w:w="2131" w:type="dxa"/>
            <w:tcBorders>
              <w:top w:val="nil"/>
              <w:left w:val="nil"/>
              <w:bottom w:val="nil"/>
              <w:right w:val="nil"/>
              <w:insideH w:val="nil"/>
              <w:insideV w:val="nil"/>
            </w:tcBorders>
            <w:tcMar>
              <w:top w:w="70" w:type="dxa"/>
              <w:left w:w="70" w:type="dxa"/>
              <w:bottom w:w="70" w:type="dxa"/>
              <w:right w:w="70" w:type="dxa"/>
            </w:tcMar>
          </w:tcPr>
          <w:p w14:paraId="1A2A061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53.0</w:t>
            </w:r>
          </w:p>
        </w:tc>
        <w:tc>
          <w:tcPr>
            <w:tcW w:w="2131" w:type="dxa"/>
            <w:tcBorders>
              <w:top w:val="nil"/>
              <w:left w:val="nil"/>
              <w:bottom w:val="nil"/>
              <w:right w:val="nil"/>
              <w:insideH w:val="nil"/>
              <w:insideV w:val="nil"/>
            </w:tcBorders>
            <w:tcMar>
              <w:top w:w="70" w:type="dxa"/>
              <w:left w:w="70" w:type="dxa"/>
              <w:bottom w:w="70" w:type="dxa"/>
              <w:right w:w="70" w:type="dxa"/>
            </w:tcMar>
          </w:tcPr>
          <w:p w14:paraId="13C7455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952</w:t>
            </w:r>
          </w:p>
        </w:tc>
        <w:tc>
          <w:tcPr>
            <w:tcW w:w="2131" w:type="dxa"/>
            <w:tcBorders>
              <w:top w:val="nil"/>
              <w:left w:val="nil"/>
              <w:bottom w:val="nil"/>
              <w:right w:val="nil"/>
              <w:insideH w:val="nil"/>
              <w:insideV w:val="nil"/>
            </w:tcBorders>
            <w:tcMar>
              <w:top w:w="70" w:type="dxa"/>
              <w:left w:w="70" w:type="dxa"/>
              <w:bottom w:w="70" w:type="dxa"/>
              <w:right w:w="70" w:type="dxa"/>
            </w:tcMar>
          </w:tcPr>
          <w:p w14:paraId="419417C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58039027">
        <w:tc>
          <w:tcPr>
            <w:tcW w:w="2131" w:type="dxa"/>
            <w:tcBorders>
              <w:top w:val="nil"/>
              <w:left w:val="nil"/>
              <w:bottom w:val="nil"/>
              <w:right w:val="nil"/>
              <w:insideH w:val="nil"/>
              <w:insideV w:val="nil"/>
            </w:tcBorders>
            <w:tcMar>
              <w:top w:w="70" w:type="dxa"/>
              <w:left w:w="70" w:type="dxa"/>
              <w:bottom w:w="70" w:type="dxa"/>
              <w:right w:w="70" w:type="dxa"/>
            </w:tcMar>
          </w:tcPr>
          <w:p w14:paraId="7A36444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Congo</w:t>
            </w:r>
          </w:p>
        </w:tc>
        <w:tc>
          <w:tcPr>
            <w:tcW w:w="2131" w:type="dxa"/>
            <w:tcBorders>
              <w:top w:val="nil"/>
              <w:left w:val="nil"/>
              <w:bottom w:val="nil"/>
              <w:right w:val="nil"/>
              <w:insideH w:val="nil"/>
              <w:insideV w:val="nil"/>
            </w:tcBorders>
            <w:tcMar>
              <w:top w:w="70" w:type="dxa"/>
              <w:left w:w="70" w:type="dxa"/>
              <w:bottom w:w="70" w:type="dxa"/>
              <w:right w:w="70" w:type="dxa"/>
            </w:tcMar>
          </w:tcPr>
          <w:p w14:paraId="7909B43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35.9</w:t>
            </w:r>
          </w:p>
        </w:tc>
        <w:tc>
          <w:tcPr>
            <w:tcW w:w="2131" w:type="dxa"/>
            <w:tcBorders>
              <w:top w:val="nil"/>
              <w:left w:val="nil"/>
              <w:bottom w:val="nil"/>
              <w:right w:val="nil"/>
              <w:insideH w:val="nil"/>
              <w:insideV w:val="nil"/>
            </w:tcBorders>
            <w:tcMar>
              <w:top w:w="70" w:type="dxa"/>
              <w:left w:w="70" w:type="dxa"/>
              <w:bottom w:w="70" w:type="dxa"/>
              <w:right w:w="70" w:type="dxa"/>
            </w:tcMar>
          </w:tcPr>
          <w:p w14:paraId="1CA9E3F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50.5</w:t>
            </w:r>
          </w:p>
        </w:tc>
        <w:tc>
          <w:tcPr>
            <w:tcW w:w="2131" w:type="dxa"/>
            <w:tcBorders>
              <w:top w:val="nil"/>
              <w:left w:val="nil"/>
              <w:bottom w:val="nil"/>
              <w:right w:val="nil"/>
              <w:insideH w:val="nil"/>
              <w:insideV w:val="nil"/>
            </w:tcBorders>
            <w:tcMar>
              <w:top w:w="70" w:type="dxa"/>
              <w:left w:w="70" w:type="dxa"/>
              <w:bottom w:w="70" w:type="dxa"/>
              <w:right w:w="70" w:type="dxa"/>
            </w:tcMar>
          </w:tcPr>
          <w:p w14:paraId="0764EAF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131</w:t>
            </w:r>
          </w:p>
        </w:tc>
        <w:tc>
          <w:tcPr>
            <w:tcW w:w="2131" w:type="dxa"/>
            <w:tcBorders>
              <w:top w:val="nil"/>
              <w:left w:val="nil"/>
              <w:bottom w:val="nil"/>
              <w:right w:val="nil"/>
              <w:insideH w:val="nil"/>
              <w:insideV w:val="nil"/>
            </w:tcBorders>
            <w:tcMar>
              <w:top w:w="70" w:type="dxa"/>
              <w:left w:w="70" w:type="dxa"/>
              <w:bottom w:w="70" w:type="dxa"/>
              <w:right w:w="70" w:type="dxa"/>
            </w:tcMar>
          </w:tcPr>
          <w:p w14:paraId="124C4D3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3ACE0BD4">
        <w:tc>
          <w:tcPr>
            <w:tcW w:w="2131" w:type="dxa"/>
            <w:tcBorders>
              <w:top w:val="nil"/>
              <w:left w:val="nil"/>
              <w:bottom w:val="nil"/>
              <w:right w:val="nil"/>
              <w:insideH w:val="nil"/>
              <w:insideV w:val="nil"/>
            </w:tcBorders>
            <w:tcMar>
              <w:top w:w="70" w:type="dxa"/>
              <w:left w:w="70" w:type="dxa"/>
              <w:bottom w:w="70" w:type="dxa"/>
              <w:right w:w="70" w:type="dxa"/>
            </w:tcMar>
          </w:tcPr>
          <w:p w14:paraId="72636A1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Morocco</w:t>
            </w:r>
          </w:p>
        </w:tc>
        <w:tc>
          <w:tcPr>
            <w:tcW w:w="2131" w:type="dxa"/>
            <w:tcBorders>
              <w:top w:val="nil"/>
              <w:left w:val="nil"/>
              <w:bottom w:val="nil"/>
              <w:right w:val="nil"/>
              <w:insideH w:val="nil"/>
              <w:insideV w:val="nil"/>
            </w:tcBorders>
            <w:tcMar>
              <w:top w:w="70" w:type="dxa"/>
              <w:left w:w="70" w:type="dxa"/>
              <w:bottom w:w="70" w:type="dxa"/>
              <w:right w:w="70" w:type="dxa"/>
            </w:tcMar>
          </w:tcPr>
          <w:p w14:paraId="79513B4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44.2</w:t>
            </w:r>
          </w:p>
        </w:tc>
        <w:tc>
          <w:tcPr>
            <w:tcW w:w="2131" w:type="dxa"/>
            <w:tcBorders>
              <w:top w:val="nil"/>
              <w:left w:val="nil"/>
              <w:bottom w:val="nil"/>
              <w:right w:val="nil"/>
              <w:insideH w:val="nil"/>
              <w:insideV w:val="nil"/>
            </w:tcBorders>
            <w:tcMar>
              <w:top w:w="70" w:type="dxa"/>
              <w:left w:w="70" w:type="dxa"/>
              <w:bottom w:w="70" w:type="dxa"/>
              <w:right w:w="70" w:type="dxa"/>
            </w:tcMar>
          </w:tcPr>
          <w:p w14:paraId="49B80AF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45.6</w:t>
            </w:r>
          </w:p>
        </w:tc>
        <w:tc>
          <w:tcPr>
            <w:tcW w:w="2131" w:type="dxa"/>
            <w:tcBorders>
              <w:top w:val="nil"/>
              <w:left w:val="nil"/>
              <w:bottom w:val="nil"/>
              <w:right w:val="nil"/>
              <w:insideH w:val="nil"/>
              <w:insideV w:val="nil"/>
            </w:tcBorders>
            <w:tcMar>
              <w:top w:w="70" w:type="dxa"/>
              <w:left w:w="70" w:type="dxa"/>
              <w:bottom w:w="70" w:type="dxa"/>
              <w:right w:w="70" w:type="dxa"/>
            </w:tcMar>
          </w:tcPr>
          <w:p w14:paraId="6892892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724</w:t>
            </w:r>
          </w:p>
        </w:tc>
        <w:tc>
          <w:tcPr>
            <w:tcW w:w="2131" w:type="dxa"/>
            <w:tcBorders>
              <w:top w:val="nil"/>
              <w:left w:val="nil"/>
              <w:bottom w:val="nil"/>
              <w:right w:val="nil"/>
              <w:insideH w:val="nil"/>
              <w:insideV w:val="nil"/>
            </w:tcBorders>
            <w:tcMar>
              <w:top w:w="70" w:type="dxa"/>
              <w:left w:w="70" w:type="dxa"/>
              <w:bottom w:w="70" w:type="dxa"/>
              <w:right w:w="70" w:type="dxa"/>
            </w:tcMar>
          </w:tcPr>
          <w:p w14:paraId="791E7E3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7A00F6D1">
        <w:tc>
          <w:tcPr>
            <w:tcW w:w="2131" w:type="dxa"/>
            <w:tcBorders>
              <w:top w:val="nil"/>
              <w:left w:val="nil"/>
              <w:bottom w:val="nil"/>
              <w:right w:val="nil"/>
              <w:insideH w:val="nil"/>
              <w:insideV w:val="nil"/>
            </w:tcBorders>
            <w:tcMar>
              <w:top w:w="70" w:type="dxa"/>
              <w:left w:w="70" w:type="dxa"/>
              <w:bottom w:w="70" w:type="dxa"/>
              <w:right w:w="70" w:type="dxa"/>
            </w:tcMar>
          </w:tcPr>
          <w:p w14:paraId="29B8D52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SierraLeone</w:t>
            </w:r>
          </w:p>
        </w:tc>
        <w:tc>
          <w:tcPr>
            <w:tcW w:w="2131" w:type="dxa"/>
            <w:tcBorders>
              <w:top w:val="nil"/>
              <w:left w:val="nil"/>
              <w:bottom w:val="nil"/>
              <w:right w:val="nil"/>
              <w:insideH w:val="nil"/>
              <w:insideV w:val="nil"/>
            </w:tcBorders>
            <w:tcMar>
              <w:top w:w="70" w:type="dxa"/>
              <w:left w:w="70" w:type="dxa"/>
              <w:bottom w:w="70" w:type="dxa"/>
              <w:right w:w="70" w:type="dxa"/>
            </w:tcMar>
          </w:tcPr>
          <w:p w14:paraId="355C52C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42.4</w:t>
            </w:r>
          </w:p>
        </w:tc>
        <w:tc>
          <w:tcPr>
            <w:tcW w:w="2131" w:type="dxa"/>
            <w:tcBorders>
              <w:top w:val="nil"/>
              <w:left w:val="nil"/>
              <w:bottom w:val="nil"/>
              <w:right w:val="nil"/>
              <w:insideH w:val="nil"/>
              <w:insideV w:val="nil"/>
            </w:tcBorders>
            <w:tcMar>
              <w:top w:w="70" w:type="dxa"/>
              <w:left w:w="70" w:type="dxa"/>
              <w:bottom w:w="70" w:type="dxa"/>
              <w:right w:w="70" w:type="dxa"/>
            </w:tcMar>
          </w:tcPr>
          <w:p w14:paraId="149DA36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45.3</w:t>
            </w:r>
          </w:p>
        </w:tc>
        <w:tc>
          <w:tcPr>
            <w:tcW w:w="2131" w:type="dxa"/>
            <w:tcBorders>
              <w:top w:val="nil"/>
              <w:left w:val="nil"/>
              <w:bottom w:val="nil"/>
              <w:right w:val="nil"/>
              <w:insideH w:val="nil"/>
              <w:insideV w:val="nil"/>
            </w:tcBorders>
            <w:tcMar>
              <w:top w:w="70" w:type="dxa"/>
              <w:left w:w="70" w:type="dxa"/>
              <w:bottom w:w="70" w:type="dxa"/>
              <w:right w:w="70" w:type="dxa"/>
            </w:tcMar>
          </w:tcPr>
          <w:p w14:paraId="4CC6B31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370</w:t>
            </w:r>
          </w:p>
        </w:tc>
        <w:tc>
          <w:tcPr>
            <w:tcW w:w="2131" w:type="dxa"/>
            <w:tcBorders>
              <w:top w:val="nil"/>
              <w:left w:val="nil"/>
              <w:bottom w:val="nil"/>
              <w:right w:val="nil"/>
              <w:insideH w:val="nil"/>
              <w:insideV w:val="nil"/>
            </w:tcBorders>
            <w:tcMar>
              <w:top w:w="70" w:type="dxa"/>
              <w:left w:w="70" w:type="dxa"/>
              <w:bottom w:w="70" w:type="dxa"/>
              <w:right w:w="70" w:type="dxa"/>
            </w:tcMar>
          </w:tcPr>
          <w:p w14:paraId="376A0F1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4A37784A">
        <w:tc>
          <w:tcPr>
            <w:tcW w:w="2131" w:type="dxa"/>
            <w:tcBorders>
              <w:top w:val="nil"/>
              <w:left w:val="nil"/>
              <w:bottom w:val="nil"/>
              <w:right w:val="nil"/>
              <w:insideH w:val="nil"/>
              <w:insideV w:val="nil"/>
            </w:tcBorders>
            <w:tcMar>
              <w:top w:w="70" w:type="dxa"/>
              <w:left w:w="70" w:type="dxa"/>
              <w:bottom w:w="70" w:type="dxa"/>
              <w:right w:w="70" w:type="dxa"/>
            </w:tcMar>
          </w:tcPr>
          <w:p w14:paraId="49047D4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Malawi</w:t>
            </w:r>
          </w:p>
        </w:tc>
        <w:tc>
          <w:tcPr>
            <w:tcW w:w="2131" w:type="dxa"/>
            <w:tcBorders>
              <w:top w:val="nil"/>
              <w:left w:val="nil"/>
              <w:bottom w:val="nil"/>
              <w:right w:val="nil"/>
              <w:insideH w:val="nil"/>
              <w:insideV w:val="nil"/>
            </w:tcBorders>
            <w:tcMar>
              <w:top w:w="70" w:type="dxa"/>
              <w:left w:w="70" w:type="dxa"/>
              <w:bottom w:w="70" w:type="dxa"/>
              <w:right w:w="70" w:type="dxa"/>
            </w:tcMar>
          </w:tcPr>
          <w:p w14:paraId="083864D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57.1</w:t>
            </w:r>
          </w:p>
        </w:tc>
        <w:tc>
          <w:tcPr>
            <w:tcW w:w="2131" w:type="dxa"/>
            <w:tcBorders>
              <w:top w:val="nil"/>
              <w:left w:val="nil"/>
              <w:bottom w:val="nil"/>
              <w:right w:val="nil"/>
              <w:insideH w:val="nil"/>
              <w:insideV w:val="nil"/>
            </w:tcBorders>
            <w:tcMar>
              <w:top w:w="70" w:type="dxa"/>
              <w:left w:w="70" w:type="dxa"/>
              <w:bottom w:w="70" w:type="dxa"/>
              <w:right w:w="70" w:type="dxa"/>
            </w:tcMar>
          </w:tcPr>
          <w:p w14:paraId="185FB88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44.6</w:t>
            </w:r>
          </w:p>
        </w:tc>
        <w:tc>
          <w:tcPr>
            <w:tcW w:w="2131" w:type="dxa"/>
            <w:tcBorders>
              <w:top w:val="nil"/>
              <w:left w:val="nil"/>
              <w:bottom w:val="nil"/>
              <w:right w:val="nil"/>
              <w:insideH w:val="nil"/>
              <w:insideV w:val="nil"/>
            </w:tcBorders>
            <w:tcMar>
              <w:top w:w="70" w:type="dxa"/>
              <w:left w:w="70" w:type="dxa"/>
              <w:bottom w:w="70" w:type="dxa"/>
              <w:right w:w="70" w:type="dxa"/>
            </w:tcMar>
          </w:tcPr>
          <w:p w14:paraId="32DA3F7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273</w:t>
            </w:r>
          </w:p>
        </w:tc>
        <w:tc>
          <w:tcPr>
            <w:tcW w:w="2131" w:type="dxa"/>
            <w:tcBorders>
              <w:top w:val="nil"/>
              <w:left w:val="nil"/>
              <w:bottom w:val="nil"/>
              <w:right w:val="nil"/>
              <w:insideH w:val="nil"/>
              <w:insideV w:val="nil"/>
            </w:tcBorders>
            <w:tcMar>
              <w:top w:w="70" w:type="dxa"/>
              <w:left w:w="70" w:type="dxa"/>
              <w:bottom w:w="70" w:type="dxa"/>
              <w:right w:w="70" w:type="dxa"/>
            </w:tcMar>
          </w:tcPr>
          <w:p w14:paraId="00910BF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64E83682">
        <w:tc>
          <w:tcPr>
            <w:tcW w:w="2131" w:type="dxa"/>
            <w:tcBorders>
              <w:top w:val="nil"/>
              <w:left w:val="nil"/>
              <w:bottom w:val="nil"/>
              <w:right w:val="nil"/>
              <w:insideH w:val="nil"/>
              <w:insideV w:val="nil"/>
            </w:tcBorders>
            <w:tcMar>
              <w:top w:w="70" w:type="dxa"/>
              <w:left w:w="70" w:type="dxa"/>
              <w:bottom w:w="70" w:type="dxa"/>
              <w:right w:w="70" w:type="dxa"/>
            </w:tcMar>
          </w:tcPr>
          <w:p w14:paraId="55AD0FF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Chad</w:t>
            </w:r>
          </w:p>
        </w:tc>
        <w:tc>
          <w:tcPr>
            <w:tcW w:w="2131" w:type="dxa"/>
            <w:tcBorders>
              <w:top w:val="nil"/>
              <w:left w:val="nil"/>
              <w:bottom w:val="nil"/>
              <w:right w:val="nil"/>
              <w:insideH w:val="nil"/>
              <w:insideV w:val="nil"/>
            </w:tcBorders>
            <w:tcMar>
              <w:top w:w="70" w:type="dxa"/>
              <w:left w:w="70" w:type="dxa"/>
              <w:bottom w:w="70" w:type="dxa"/>
              <w:right w:w="70" w:type="dxa"/>
            </w:tcMar>
          </w:tcPr>
          <w:p w14:paraId="59EF4AC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52.1</w:t>
            </w:r>
          </w:p>
        </w:tc>
        <w:tc>
          <w:tcPr>
            <w:tcW w:w="2131" w:type="dxa"/>
            <w:tcBorders>
              <w:top w:val="nil"/>
              <w:left w:val="nil"/>
              <w:bottom w:val="nil"/>
              <w:right w:val="nil"/>
              <w:insideH w:val="nil"/>
              <w:insideV w:val="nil"/>
            </w:tcBorders>
            <w:tcMar>
              <w:top w:w="70" w:type="dxa"/>
              <w:left w:w="70" w:type="dxa"/>
              <w:bottom w:w="70" w:type="dxa"/>
              <w:right w:w="70" w:type="dxa"/>
            </w:tcMar>
          </w:tcPr>
          <w:p w14:paraId="09D4CC2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42.4</w:t>
            </w:r>
          </w:p>
        </w:tc>
        <w:tc>
          <w:tcPr>
            <w:tcW w:w="2131" w:type="dxa"/>
            <w:tcBorders>
              <w:top w:val="nil"/>
              <w:left w:val="nil"/>
              <w:bottom w:val="nil"/>
              <w:right w:val="nil"/>
              <w:insideH w:val="nil"/>
              <w:insideV w:val="nil"/>
            </w:tcBorders>
            <w:tcMar>
              <w:top w:w="70" w:type="dxa"/>
              <w:left w:w="70" w:type="dxa"/>
              <w:bottom w:w="70" w:type="dxa"/>
              <w:right w:w="70" w:type="dxa"/>
            </w:tcMar>
          </w:tcPr>
          <w:p w14:paraId="69D5C0B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292</w:t>
            </w:r>
          </w:p>
        </w:tc>
        <w:tc>
          <w:tcPr>
            <w:tcW w:w="2131" w:type="dxa"/>
            <w:tcBorders>
              <w:top w:val="nil"/>
              <w:left w:val="nil"/>
              <w:bottom w:val="nil"/>
              <w:right w:val="nil"/>
              <w:insideH w:val="nil"/>
              <w:insideV w:val="nil"/>
            </w:tcBorders>
            <w:tcMar>
              <w:top w:w="70" w:type="dxa"/>
              <w:left w:w="70" w:type="dxa"/>
              <w:bottom w:w="70" w:type="dxa"/>
              <w:right w:w="70" w:type="dxa"/>
            </w:tcMar>
          </w:tcPr>
          <w:p w14:paraId="3B29EB2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6D39A665">
        <w:tc>
          <w:tcPr>
            <w:tcW w:w="2131" w:type="dxa"/>
            <w:tcBorders>
              <w:top w:val="nil"/>
              <w:left w:val="nil"/>
              <w:bottom w:val="nil"/>
              <w:right w:val="nil"/>
              <w:insideH w:val="nil"/>
              <w:insideV w:val="nil"/>
            </w:tcBorders>
            <w:tcMar>
              <w:top w:w="70" w:type="dxa"/>
              <w:left w:w="70" w:type="dxa"/>
              <w:bottom w:w="70" w:type="dxa"/>
              <w:right w:w="70" w:type="dxa"/>
            </w:tcMar>
          </w:tcPr>
          <w:p w14:paraId="02F2004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Libya</w:t>
            </w:r>
          </w:p>
        </w:tc>
        <w:tc>
          <w:tcPr>
            <w:tcW w:w="2131" w:type="dxa"/>
            <w:tcBorders>
              <w:top w:val="nil"/>
              <w:left w:val="nil"/>
              <w:bottom w:val="nil"/>
              <w:right w:val="nil"/>
              <w:insideH w:val="nil"/>
              <w:insideV w:val="nil"/>
            </w:tcBorders>
            <w:tcMar>
              <w:top w:w="70" w:type="dxa"/>
              <w:left w:w="70" w:type="dxa"/>
              <w:bottom w:w="70" w:type="dxa"/>
              <w:right w:w="70" w:type="dxa"/>
            </w:tcMar>
          </w:tcPr>
          <w:p w14:paraId="2FF91DC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39.4</w:t>
            </w:r>
          </w:p>
        </w:tc>
        <w:tc>
          <w:tcPr>
            <w:tcW w:w="2131" w:type="dxa"/>
            <w:tcBorders>
              <w:top w:val="nil"/>
              <w:left w:val="nil"/>
              <w:bottom w:val="nil"/>
              <w:right w:val="nil"/>
              <w:insideH w:val="nil"/>
              <w:insideV w:val="nil"/>
            </w:tcBorders>
            <w:tcMar>
              <w:top w:w="70" w:type="dxa"/>
              <w:left w:w="70" w:type="dxa"/>
              <w:bottom w:w="70" w:type="dxa"/>
              <w:right w:w="70" w:type="dxa"/>
            </w:tcMar>
          </w:tcPr>
          <w:p w14:paraId="72E959B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40.2</w:t>
            </w:r>
          </w:p>
        </w:tc>
        <w:tc>
          <w:tcPr>
            <w:tcW w:w="2131" w:type="dxa"/>
            <w:tcBorders>
              <w:top w:val="nil"/>
              <w:left w:val="nil"/>
              <w:bottom w:val="nil"/>
              <w:right w:val="nil"/>
              <w:insideH w:val="nil"/>
              <w:insideV w:val="nil"/>
            </w:tcBorders>
            <w:tcMar>
              <w:top w:w="70" w:type="dxa"/>
              <w:left w:w="70" w:type="dxa"/>
              <w:bottom w:w="70" w:type="dxa"/>
              <w:right w:w="70" w:type="dxa"/>
            </w:tcMar>
          </w:tcPr>
          <w:p w14:paraId="27392EE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1609</w:t>
            </w:r>
          </w:p>
        </w:tc>
        <w:tc>
          <w:tcPr>
            <w:tcW w:w="2131" w:type="dxa"/>
            <w:tcBorders>
              <w:top w:val="nil"/>
              <w:left w:val="nil"/>
              <w:bottom w:val="nil"/>
              <w:right w:val="nil"/>
              <w:insideH w:val="nil"/>
              <w:insideV w:val="nil"/>
            </w:tcBorders>
            <w:tcMar>
              <w:top w:w="70" w:type="dxa"/>
              <w:left w:w="70" w:type="dxa"/>
              <w:bottom w:w="70" w:type="dxa"/>
              <w:right w:w="70" w:type="dxa"/>
            </w:tcMar>
          </w:tcPr>
          <w:p w14:paraId="2A94E7D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03749062">
        <w:tc>
          <w:tcPr>
            <w:tcW w:w="2131" w:type="dxa"/>
            <w:tcBorders>
              <w:top w:val="nil"/>
              <w:left w:val="nil"/>
              <w:bottom w:val="nil"/>
              <w:right w:val="nil"/>
              <w:insideH w:val="nil"/>
              <w:insideV w:val="nil"/>
            </w:tcBorders>
            <w:tcMar>
              <w:top w:w="70" w:type="dxa"/>
              <w:left w:w="70" w:type="dxa"/>
              <w:bottom w:w="70" w:type="dxa"/>
              <w:right w:w="70" w:type="dxa"/>
            </w:tcMar>
          </w:tcPr>
          <w:p w14:paraId="6F3430B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Uganda</w:t>
            </w:r>
          </w:p>
        </w:tc>
        <w:tc>
          <w:tcPr>
            <w:tcW w:w="2131" w:type="dxa"/>
            <w:tcBorders>
              <w:top w:val="nil"/>
              <w:left w:val="nil"/>
              <w:bottom w:val="nil"/>
              <w:right w:val="nil"/>
              <w:insideH w:val="nil"/>
              <w:insideV w:val="nil"/>
            </w:tcBorders>
            <w:tcMar>
              <w:top w:w="70" w:type="dxa"/>
              <w:left w:w="70" w:type="dxa"/>
              <w:bottom w:w="70" w:type="dxa"/>
              <w:right w:w="70" w:type="dxa"/>
            </w:tcMar>
          </w:tcPr>
          <w:p w14:paraId="1CB449C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28.2</w:t>
            </w:r>
          </w:p>
        </w:tc>
        <w:tc>
          <w:tcPr>
            <w:tcW w:w="2131" w:type="dxa"/>
            <w:tcBorders>
              <w:top w:val="nil"/>
              <w:left w:val="nil"/>
              <w:bottom w:val="nil"/>
              <w:right w:val="nil"/>
              <w:insideH w:val="nil"/>
              <w:insideV w:val="nil"/>
            </w:tcBorders>
            <w:tcMar>
              <w:top w:w="70" w:type="dxa"/>
              <w:left w:w="70" w:type="dxa"/>
              <w:bottom w:w="70" w:type="dxa"/>
              <w:right w:w="70" w:type="dxa"/>
            </w:tcMar>
          </w:tcPr>
          <w:p w14:paraId="1F12D96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31.7</w:t>
            </w:r>
          </w:p>
        </w:tc>
        <w:tc>
          <w:tcPr>
            <w:tcW w:w="2131" w:type="dxa"/>
            <w:tcBorders>
              <w:top w:val="nil"/>
              <w:left w:val="nil"/>
              <w:bottom w:val="nil"/>
              <w:right w:val="nil"/>
              <w:insideH w:val="nil"/>
              <w:insideV w:val="nil"/>
            </w:tcBorders>
            <w:tcMar>
              <w:top w:w="70" w:type="dxa"/>
              <w:left w:w="70" w:type="dxa"/>
              <w:bottom w:w="70" w:type="dxa"/>
              <w:right w:w="70" w:type="dxa"/>
            </w:tcMar>
          </w:tcPr>
          <w:p w14:paraId="1989615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6180</w:t>
            </w:r>
          </w:p>
        </w:tc>
        <w:tc>
          <w:tcPr>
            <w:tcW w:w="2131" w:type="dxa"/>
            <w:tcBorders>
              <w:top w:val="nil"/>
              <w:left w:val="nil"/>
              <w:bottom w:val="nil"/>
              <w:right w:val="nil"/>
              <w:insideH w:val="nil"/>
              <w:insideV w:val="nil"/>
            </w:tcBorders>
            <w:tcMar>
              <w:top w:w="70" w:type="dxa"/>
              <w:left w:w="70" w:type="dxa"/>
              <w:bottom w:w="70" w:type="dxa"/>
              <w:right w:w="70" w:type="dxa"/>
            </w:tcMar>
          </w:tcPr>
          <w:p w14:paraId="2B37FF5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6C0C0B97">
        <w:tc>
          <w:tcPr>
            <w:tcW w:w="2131" w:type="dxa"/>
            <w:tcBorders>
              <w:top w:val="nil"/>
              <w:left w:val="nil"/>
              <w:bottom w:val="nil"/>
              <w:right w:val="nil"/>
              <w:insideH w:val="nil"/>
              <w:insideV w:val="nil"/>
            </w:tcBorders>
            <w:tcMar>
              <w:top w:w="70" w:type="dxa"/>
              <w:left w:w="70" w:type="dxa"/>
              <w:bottom w:w="70" w:type="dxa"/>
              <w:right w:w="70" w:type="dxa"/>
            </w:tcMar>
          </w:tcPr>
          <w:p w14:paraId="0F20F43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Togo</w:t>
            </w:r>
          </w:p>
        </w:tc>
        <w:tc>
          <w:tcPr>
            <w:tcW w:w="2131" w:type="dxa"/>
            <w:tcBorders>
              <w:top w:val="nil"/>
              <w:left w:val="nil"/>
              <w:bottom w:val="nil"/>
              <w:right w:val="nil"/>
              <w:insideH w:val="nil"/>
              <w:insideV w:val="nil"/>
            </w:tcBorders>
            <w:tcMar>
              <w:top w:w="70" w:type="dxa"/>
              <w:left w:w="70" w:type="dxa"/>
              <w:bottom w:w="70" w:type="dxa"/>
              <w:right w:w="70" w:type="dxa"/>
            </w:tcMar>
          </w:tcPr>
          <w:p w14:paraId="18142DC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18.6</w:t>
            </w:r>
          </w:p>
        </w:tc>
        <w:tc>
          <w:tcPr>
            <w:tcW w:w="2131" w:type="dxa"/>
            <w:tcBorders>
              <w:top w:val="nil"/>
              <w:left w:val="nil"/>
              <w:bottom w:val="nil"/>
              <w:right w:val="nil"/>
              <w:insideH w:val="nil"/>
              <w:insideV w:val="nil"/>
            </w:tcBorders>
            <w:tcMar>
              <w:top w:w="70" w:type="dxa"/>
              <w:left w:w="70" w:type="dxa"/>
              <w:bottom w:w="70" w:type="dxa"/>
              <w:right w:w="70" w:type="dxa"/>
            </w:tcMar>
          </w:tcPr>
          <w:p w14:paraId="69337D2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28.6</w:t>
            </w:r>
          </w:p>
        </w:tc>
        <w:tc>
          <w:tcPr>
            <w:tcW w:w="2131" w:type="dxa"/>
            <w:tcBorders>
              <w:top w:val="nil"/>
              <w:left w:val="nil"/>
              <w:bottom w:val="nil"/>
              <w:right w:val="nil"/>
              <w:insideH w:val="nil"/>
              <w:insideV w:val="nil"/>
            </w:tcBorders>
            <w:tcMar>
              <w:top w:w="70" w:type="dxa"/>
              <w:left w:w="70" w:type="dxa"/>
              <w:bottom w:w="70" w:type="dxa"/>
              <w:right w:w="70" w:type="dxa"/>
            </w:tcMar>
          </w:tcPr>
          <w:p w14:paraId="48F3322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582</w:t>
            </w:r>
          </w:p>
        </w:tc>
        <w:tc>
          <w:tcPr>
            <w:tcW w:w="2131" w:type="dxa"/>
            <w:tcBorders>
              <w:top w:val="nil"/>
              <w:left w:val="nil"/>
              <w:bottom w:val="nil"/>
              <w:right w:val="nil"/>
              <w:insideH w:val="nil"/>
              <w:insideV w:val="nil"/>
            </w:tcBorders>
            <w:tcMar>
              <w:top w:w="70" w:type="dxa"/>
              <w:left w:w="70" w:type="dxa"/>
              <w:bottom w:w="70" w:type="dxa"/>
              <w:right w:w="70" w:type="dxa"/>
            </w:tcMar>
          </w:tcPr>
          <w:p w14:paraId="07286C1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5E7FFE9B">
        <w:tc>
          <w:tcPr>
            <w:tcW w:w="2131" w:type="dxa"/>
            <w:tcBorders>
              <w:top w:val="nil"/>
              <w:left w:val="nil"/>
              <w:bottom w:val="nil"/>
              <w:right w:val="nil"/>
              <w:insideH w:val="nil"/>
              <w:insideV w:val="nil"/>
            </w:tcBorders>
            <w:tcMar>
              <w:top w:w="70" w:type="dxa"/>
              <w:left w:w="70" w:type="dxa"/>
              <w:bottom w:w="70" w:type="dxa"/>
              <w:right w:w="70" w:type="dxa"/>
            </w:tcMar>
          </w:tcPr>
          <w:p w14:paraId="7DA26D2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Zambia</w:t>
            </w:r>
          </w:p>
        </w:tc>
        <w:tc>
          <w:tcPr>
            <w:tcW w:w="2131" w:type="dxa"/>
            <w:tcBorders>
              <w:top w:val="nil"/>
              <w:left w:val="nil"/>
              <w:bottom w:val="nil"/>
              <w:right w:val="nil"/>
              <w:insideH w:val="nil"/>
              <w:insideV w:val="nil"/>
            </w:tcBorders>
            <w:tcMar>
              <w:top w:w="70" w:type="dxa"/>
              <w:left w:w="70" w:type="dxa"/>
              <w:bottom w:w="70" w:type="dxa"/>
              <w:right w:w="70" w:type="dxa"/>
            </w:tcMar>
          </w:tcPr>
          <w:p w14:paraId="0C05EC5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31.5</w:t>
            </w:r>
          </w:p>
        </w:tc>
        <w:tc>
          <w:tcPr>
            <w:tcW w:w="2131" w:type="dxa"/>
            <w:tcBorders>
              <w:top w:val="nil"/>
              <w:left w:val="nil"/>
              <w:bottom w:val="nil"/>
              <w:right w:val="nil"/>
              <w:insideH w:val="nil"/>
              <w:insideV w:val="nil"/>
            </w:tcBorders>
            <w:tcMar>
              <w:top w:w="70" w:type="dxa"/>
              <w:left w:w="70" w:type="dxa"/>
              <w:bottom w:w="70" w:type="dxa"/>
              <w:right w:w="70" w:type="dxa"/>
            </w:tcMar>
          </w:tcPr>
          <w:p w14:paraId="7309894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27.8</w:t>
            </w:r>
          </w:p>
        </w:tc>
        <w:tc>
          <w:tcPr>
            <w:tcW w:w="2131" w:type="dxa"/>
            <w:tcBorders>
              <w:top w:val="nil"/>
              <w:left w:val="nil"/>
              <w:bottom w:val="nil"/>
              <w:right w:val="nil"/>
              <w:insideH w:val="nil"/>
              <w:insideV w:val="nil"/>
            </w:tcBorders>
            <w:tcMar>
              <w:top w:w="70" w:type="dxa"/>
              <w:left w:w="70" w:type="dxa"/>
              <w:bottom w:w="70" w:type="dxa"/>
              <w:right w:w="70" w:type="dxa"/>
            </w:tcMar>
          </w:tcPr>
          <w:p w14:paraId="486CDF6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1541</w:t>
            </w:r>
          </w:p>
        </w:tc>
        <w:tc>
          <w:tcPr>
            <w:tcW w:w="2131" w:type="dxa"/>
            <w:tcBorders>
              <w:top w:val="nil"/>
              <w:left w:val="nil"/>
              <w:bottom w:val="nil"/>
              <w:right w:val="nil"/>
              <w:insideH w:val="nil"/>
              <w:insideV w:val="nil"/>
            </w:tcBorders>
            <w:tcMar>
              <w:top w:w="70" w:type="dxa"/>
              <w:left w:w="70" w:type="dxa"/>
              <w:bottom w:w="70" w:type="dxa"/>
              <w:right w:w="70" w:type="dxa"/>
            </w:tcMar>
          </w:tcPr>
          <w:p w14:paraId="6DA3C10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61AB623C">
        <w:tc>
          <w:tcPr>
            <w:tcW w:w="2131" w:type="dxa"/>
            <w:tcBorders>
              <w:top w:val="nil"/>
              <w:left w:val="nil"/>
              <w:bottom w:val="nil"/>
              <w:right w:val="nil"/>
              <w:insideH w:val="nil"/>
              <w:insideV w:val="nil"/>
            </w:tcBorders>
            <w:tcMar>
              <w:top w:w="70" w:type="dxa"/>
              <w:left w:w="70" w:type="dxa"/>
              <w:bottom w:w="70" w:type="dxa"/>
              <w:right w:w="70" w:type="dxa"/>
            </w:tcMar>
          </w:tcPr>
          <w:p w14:paraId="26F4955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Niger</w:t>
            </w:r>
          </w:p>
        </w:tc>
        <w:tc>
          <w:tcPr>
            <w:tcW w:w="2131" w:type="dxa"/>
            <w:tcBorders>
              <w:top w:val="nil"/>
              <w:left w:val="nil"/>
              <w:bottom w:val="nil"/>
              <w:right w:val="nil"/>
              <w:insideH w:val="nil"/>
              <w:insideV w:val="nil"/>
            </w:tcBorders>
            <w:tcMar>
              <w:top w:w="70" w:type="dxa"/>
              <w:left w:w="70" w:type="dxa"/>
              <w:bottom w:w="70" w:type="dxa"/>
              <w:right w:w="70" w:type="dxa"/>
            </w:tcMar>
          </w:tcPr>
          <w:p w14:paraId="384770C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29.4</w:t>
            </w:r>
          </w:p>
        </w:tc>
        <w:tc>
          <w:tcPr>
            <w:tcW w:w="2131" w:type="dxa"/>
            <w:tcBorders>
              <w:top w:val="nil"/>
              <w:left w:val="nil"/>
              <w:bottom w:val="nil"/>
              <w:right w:val="nil"/>
              <w:insideH w:val="nil"/>
              <w:insideV w:val="nil"/>
            </w:tcBorders>
            <w:tcMar>
              <w:top w:w="70" w:type="dxa"/>
              <w:left w:w="70" w:type="dxa"/>
              <w:bottom w:w="70" w:type="dxa"/>
              <w:right w:w="70" w:type="dxa"/>
            </w:tcMar>
          </w:tcPr>
          <w:p w14:paraId="0525BC5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26.3</w:t>
            </w:r>
          </w:p>
        </w:tc>
        <w:tc>
          <w:tcPr>
            <w:tcW w:w="2131" w:type="dxa"/>
            <w:tcBorders>
              <w:top w:val="nil"/>
              <w:left w:val="nil"/>
              <w:bottom w:val="nil"/>
              <w:right w:val="nil"/>
              <w:insideH w:val="nil"/>
              <w:insideV w:val="nil"/>
            </w:tcBorders>
            <w:tcMar>
              <w:top w:w="70" w:type="dxa"/>
              <w:left w:w="70" w:type="dxa"/>
              <w:bottom w:w="70" w:type="dxa"/>
              <w:right w:w="70" w:type="dxa"/>
            </w:tcMar>
          </w:tcPr>
          <w:p w14:paraId="6436E9A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367</w:t>
            </w:r>
          </w:p>
        </w:tc>
        <w:tc>
          <w:tcPr>
            <w:tcW w:w="2131" w:type="dxa"/>
            <w:tcBorders>
              <w:top w:val="nil"/>
              <w:left w:val="nil"/>
              <w:bottom w:val="nil"/>
              <w:right w:val="nil"/>
              <w:insideH w:val="nil"/>
              <w:insideV w:val="nil"/>
            </w:tcBorders>
            <w:tcMar>
              <w:top w:w="70" w:type="dxa"/>
              <w:left w:w="70" w:type="dxa"/>
              <w:bottom w:w="70" w:type="dxa"/>
              <w:right w:w="70" w:type="dxa"/>
            </w:tcMar>
          </w:tcPr>
          <w:p w14:paraId="200B3B2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64B23730">
        <w:tc>
          <w:tcPr>
            <w:tcW w:w="2131" w:type="dxa"/>
            <w:tcBorders>
              <w:top w:val="nil"/>
              <w:left w:val="nil"/>
              <w:bottom w:val="nil"/>
              <w:right w:val="nil"/>
              <w:insideH w:val="nil"/>
              <w:insideV w:val="nil"/>
            </w:tcBorders>
            <w:tcMar>
              <w:top w:w="70" w:type="dxa"/>
              <w:left w:w="70" w:type="dxa"/>
              <w:bottom w:w="70" w:type="dxa"/>
              <w:right w:w="70" w:type="dxa"/>
            </w:tcMar>
          </w:tcPr>
          <w:p w14:paraId="008E5DE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BurkinaFaso</w:t>
            </w:r>
          </w:p>
        </w:tc>
        <w:tc>
          <w:tcPr>
            <w:tcW w:w="2131" w:type="dxa"/>
            <w:tcBorders>
              <w:top w:val="nil"/>
              <w:left w:val="nil"/>
              <w:bottom w:val="nil"/>
              <w:right w:val="nil"/>
              <w:insideH w:val="nil"/>
              <w:insideV w:val="nil"/>
            </w:tcBorders>
            <w:tcMar>
              <w:top w:w="70" w:type="dxa"/>
              <w:left w:w="70" w:type="dxa"/>
              <w:bottom w:w="70" w:type="dxa"/>
              <w:right w:w="70" w:type="dxa"/>
            </w:tcMar>
          </w:tcPr>
          <w:p w14:paraId="2A6913E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8.9</w:t>
            </w:r>
          </w:p>
        </w:tc>
        <w:tc>
          <w:tcPr>
            <w:tcW w:w="2131" w:type="dxa"/>
            <w:tcBorders>
              <w:top w:val="nil"/>
              <w:left w:val="nil"/>
              <w:bottom w:val="nil"/>
              <w:right w:val="nil"/>
              <w:insideH w:val="nil"/>
              <w:insideV w:val="nil"/>
            </w:tcBorders>
            <w:tcMar>
              <w:top w:w="70" w:type="dxa"/>
              <w:left w:w="70" w:type="dxa"/>
              <w:bottom w:w="70" w:type="dxa"/>
              <w:right w:w="70" w:type="dxa"/>
            </w:tcMar>
          </w:tcPr>
          <w:p w14:paraId="1405511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19.3</w:t>
            </w:r>
          </w:p>
        </w:tc>
        <w:tc>
          <w:tcPr>
            <w:tcW w:w="2131" w:type="dxa"/>
            <w:tcBorders>
              <w:top w:val="nil"/>
              <w:left w:val="nil"/>
              <w:bottom w:val="nil"/>
              <w:right w:val="nil"/>
              <w:insideH w:val="nil"/>
              <w:insideV w:val="nil"/>
            </w:tcBorders>
            <w:tcMar>
              <w:top w:w="70" w:type="dxa"/>
              <w:left w:w="70" w:type="dxa"/>
              <w:bottom w:w="70" w:type="dxa"/>
              <w:right w:w="70" w:type="dxa"/>
            </w:tcMar>
          </w:tcPr>
          <w:p w14:paraId="139F079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878</w:t>
            </w:r>
          </w:p>
        </w:tc>
        <w:tc>
          <w:tcPr>
            <w:tcW w:w="2131" w:type="dxa"/>
            <w:tcBorders>
              <w:top w:val="nil"/>
              <w:left w:val="nil"/>
              <w:bottom w:val="nil"/>
              <w:right w:val="nil"/>
              <w:insideH w:val="nil"/>
              <w:insideV w:val="nil"/>
            </w:tcBorders>
            <w:tcMar>
              <w:top w:w="70" w:type="dxa"/>
              <w:left w:w="70" w:type="dxa"/>
              <w:bottom w:w="70" w:type="dxa"/>
              <w:right w:w="70" w:type="dxa"/>
            </w:tcMar>
          </w:tcPr>
          <w:p w14:paraId="6C2FA82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5B8DB676">
        <w:tc>
          <w:tcPr>
            <w:tcW w:w="2131" w:type="dxa"/>
            <w:tcBorders>
              <w:top w:val="nil"/>
              <w:left w:val="nil"/>
              <w:bottom w:val="nil"/>
              <w:right w:val="nil"/>
              <w:insideH w:val="nil"/>
              <w:insideV w:val="nil"/>
            </w:tcBorders>
            <w:tcMar>
              <w:top w:w="70" w:type="dxa"/>
              <w:left w:w="70" w:type="dxa"/>
              <w:bottom w:w="70" w:type="dxa"/>
              <w:right w:w="70" w:type="dxa"/>
            </w:tcMar>
          </w:tcPr>
          <w:p w14:paraId="64E2F9D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Kenya</w:t>
            </w:r>
          </w:p>
        </w:tc>
        <w:tc>
          <w:tcPr>
            <w:tcW w:w="2131" w:type="dxa"/>
            <w:tcBorders>
              <w:top w:val="nil"/>
              <w:left w:val="nil"/>
              <w:bottom w:val="nil"/>
              <w:right w:val="nil"/>
              <w:insideH w:val="nil"/>
              <w:insideV w:val="nil"/>
            </w:tcBorders>
            <w:tcMar>
              <w:top w:w="70" w:type="dxa"/>
              <w:left w:w="70" w:type="dxa"/>
              <w:bottom w:w="70" w:type="dxa"/>
              <w:right w:w="70" w:type="dxa"/>
            </w:tcMar>
          </w:tcPr>
          <w:p w14:paraId="11AA498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9.9</w:t>
            </w:r>
          </w:p>
        </w:tc>
        <w:tc>
          <w:tcPr>
            <w:tcW w:w="2131" w:type="dxa"/>
            <w:tcBorders>
              <w:top w:val="nil"/>
              <w:left w:val="nil"/>
              <w:bottom w:val="nil"/>
              <w:right w:val="nil"/>
              <w:insideH w:val="nil"/>
              <w:insideV w:val="nil"/>
            </w:tcBorders>
            <w:tcMar>
              <w:top w:w="70" w:type="dxa"/>
              <w:left w:w="70" w:type="dxa"/>
              <w:bottom w:w="70" w:type="dxa"/>
              <w:right w:w="70" w:type="dxa"/>
            </w:tcMar>
          </w:tcPr>
          <w:p w14:paraId="66F9D47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14.6</w:t>
            </w:r>
          </w:p>
        </w:tc>
        <w:tc>
          <w:tcPr>
            <w:tcW w:w="2131" w:type="dxa"/>
            <w:tcBorders>
              <w:top w:val="nil"/>
              <w:left w:val="nil"/>
              <w:bottom w:val="nil"/>
              <w:right w:val="nil"/>
              <w:insideH w:val="nil"/>
              <w:insideV w:val="nil"/>
            </w:tcBorders>
            <w:tcMar>
              <w:top w:w="70" w:type="dxa"/>
              <w:left w:w="70" w:type="dxa"/>
              <w:bottom w:w="70" w:type="dxa"/>
              <w:right w:w="70" w:type="dxa"/>
            </w:tcMar>
          </w:tcPr>
          <w:p w14:paraId="117337B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1838</w:t>
            </w:r>
          </w:p>
        </w:tc>
        <w:tc>
          <w:tcPr>
            <w:tcW w:w="2131" w:type="dxa"/>
            <w:tcBorders>
              <w:top w:val="nil"/>
              <w:left w:val="nil"/>
              <w:bottom w:val="nil"/>
              <w:right w:val="nil"/>
              <w:insideH w:val="nil"/>
              <w:insideV w:val="nil"/>
            </w:tcBorders>
            <w:tcMar>
              <w:top w:w="70" w:type="dxa"/>
              <w:left w:w="70" w:type="dxa"/>
              <w:bottom w:w="70" w:type="dxa"/>
              <w:right w:w="70" w:type="dxa"/>
            </w:tcMar>
          </w:tcPr>
          <w:p w14:paraId="5C46722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0959F84C">
        <w:tc>
          <w:tcPr>
            <w:tcW w:w="2131" w:type="dxa"/>
            <w:tcBorders>
              <w:top w:val="nil"/>
              <w:left w:val="nil"/>
              <w:bottom w:val="nil"/>
              <w:right w:val="nil"/>
              <w:insideH w:val="nil"/>
              <w:insideV w:val="nil"/>
            </w:tcBorders>
            <w:tcMar>
              <w:top w:w="70" w:type="dxa"/>
              <w:left w:w="70" w:type="dxa"/>
              <w:bottom w:w="70" w:type="dxa"/>
              <w:right w:w="70" w:type="dxa"/>
            </w:tcMar>
          </w:tcPr>
          <w:p w14:paraId="79013D7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Djibouti</w:t>
            </w:r>
          </w:p>
        </w:tc>
        <w:tc>
          <w:tcPr>
            <w:tcW w:w="2131" w:type="dxa"/>
            <w:tcBorders>
              <w:top w:val="nil"/>
              <w:left w:val="nil"/>
              <w:bottom w:val="nil"/>
              <w:right w:val="nil"/>
              <w:insideH w:val="nil"/>
              <w:insideV w:val="nil"/>
            </w:tcBorders>
            <w:tcMar>
              <w:top w:w="70" w:type="dxa"/>
              <w:left w:w="70" w:type="dxa"/>
              <w:bottom w:w="70" w:type="dxa"/>
              <w:right w:w="70" w:type="dxa"/>
            </w:tcMar>
          </w:tcPr>
          <w:p w14:paraId="0976CDB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0.0</w:t>
            </w:r>
          </w:p>
        </w:tc>
        <w:tc>
          <w:tcPr>
            <w:tcW w:w="2131" w:type="dxa"/>
            <w:tcBorders>
              <w:top w:val="nil"/>
              <w:left w:val="nil"/>
              <w:bottom w:val="nil"/>
              <w:right w:val="nil"/>
              <w:insideH w:val="nil"/>
              <w:insideV w:val="nil"/>
            </w:tcBorders>
            <w:tcMar>
              <w:top w:w="70" w:type="dxa"/>
              <w:left w:w="70" w:type="dxa"/>
              <w:bottom w:w="70" w:type="dxa"/>
              <w:right w:w="70" w:type="dxa"/>
            </w:tcMar>
          </w:tcPr>
          <w:p w14:paraId="7037CFA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13.5</w:t>
            </w:r>
          </w:p>
        </w:tc>
        <w:tc>
          <w:tcPr>
            <w:tcW w:w="2131" w:type="dxa"/>
            <w:tcBorders>
              <w:top w:val="nil"/>
              <w:left w:val="nil"/>
              <w:bottom w:val="nil"/>
              <w:right w:val="nil"/>
              <w:insideH w:val="nil"/>
              <w:insideV w:val="nil"/>
            </w:tcBorders>
            <w:tcMar>
              <w:top w:w="70" w:type="dxa"/>
              <w:left w:w="70" w:type="dxa"/>
              <w:bottom w:w="70" w:type="dxa"/>
              <w:right w:w="70" w:type="dxa"/>
            </w:tcMar>
          </w:tcPr>
          <w:p w14:paraId="5111131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31</w:t>
            </w:r>
          </w:p>
        </w:tc>
        <w:tc>
          <w:tcPr>
            <w:tcW w:w="2131" w:type="dxa"/>
            <w:tcBorders>
              <w:top w:val="nil"/>
              <w:left w:val="nil"/>
              <w:bottom w:val="nil"/>
              <w:right w:val="nil"/>
              <w:insideH w:val="nil"/>
              <w:insideV w:val="nil"/>
            </w:tcBorders>
            <w:tcMar>
              <w:top w:w="70" w:type="dxa"/>
              <w:left w:w="70" w:type="dxa"/>
              <w:bottom w:w="70" w:type="dxa"/>
              <w:right w:w="70" w:type="dxa"/>
            </w:tcMar>
          </w:tcPr>
          <w:p w14:paraId="0C70BF7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18980</w:t>
            </w:r>
          </w:p>
        </w:tc>
      </w:tr>
      <w:tr w14:paraId="2098439F">
        <w:tc>
          <w:tcPr>
            <w:tcW w:w="2131" w:type="dxa"/>
            <w:tcBorders>
              <w:top w:val="nil"/>
              <w:left w:val="nil"/>
              <w:bottom w:val="nil"/>
              <w:right w:val="nil"/>
              <w:insideH w:val="nil"/>
              <w:insideV w:val="nil"/>
            </w:tcBorders>
            <w:tcMar>
              <w:top w:w="70" w:type="dxa"/>
              <w:left w:w="70" w:type="dxa"/>
              <w:bottom w:w="70" w:type="dxa"/>
              <w:right w:w="70" w:type="dxa"/>
            </w:tcMar>
          </w:tcPr>
          <w:p w14:paraId="7BF7E89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Lesotho</w:t>
            </w:r>
          </w:p>
        </w:tc>
        <w:tc>
          <w:tcPr>
            <w:tcW w:w="2131" w:type="dxa"/>
            <w:tcBorders>
              <w:top w:val="nil"/>
              <w:left w:val="nil"/>
              <w:bottom w:val="nil"/>
              <w:right w:val="nil"/>
              <w:insideH w:val="nil"/>
              <w:insideV w:val="nil"/>
            </w:tcBorders>
            <w:tcMar>
              <w:top w:w="70" w:type="dxa"/>
              <w:left w:w="70" w:type="dxa"/>
              <w:bottom w:w="70" w:type="dxa"/>
              <w:right w:w="70" w:type="dxa"/>
            </w:tcMar>
          </w:tcPr>
          <w:p w14:paraId="3B6CCF4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12.4</w:t>
            </w:r>
          </w:p>
        </w:tc>
        <w:tc>
          <w:tcPr>
            <w:tcW w:w="2131" w:type="dxa"/>
            <w:tcBorders>
              <w:top w:val="nil"/>
              <w:left w:val="nil"/>
              <w:bottom w:val="nil"/>
              <w:right w:val="nil"/>
              <w:insideH w:val="nil"/>
              <w:insideV w:val="nil"/>
            </w:tcBorders>
            <w:tcMar>
              <w:top w:w="70" w:type="dxa"/>
              <w:left w:w="70" w:type="dxa"/>
              <w:bottom w:w="70" w:type="dxa"/>
              <w:right w:w="70" w:type="dxa"/>
            </w:tcMar>
          </w:tcPr>
          <w:p w14:paraId="720B112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12.3</w:t>
            </w:r>
          </w:p>
        </w:tc>
        <w:tc>
          <w:tcPr>
            <w:tcW w:w="2131" w:type="dxa"/>
            <w:tcBorders>
              <w:top w:val="nil"/>
              <w:left w:val="nil"/>
              <w:bottom w:val="nil"/>
              <w:right w:val="nil"/>
              <w:insideH w:val="nil"/>
              <w:insideV w:val="nil"/>
            </w:tcBorders>
            <w:tcMar>
              <w:top w:w="70" w:type="dxa"/>
              <w:left w:w="70" w:type="dxa"/>
              <w:bottom w:w="70" w:type="dxa"/>
              <w:right w:w="70" w:type="dxa"/>
            </w:tcMar>
          </w:tcPr>
          <w:p w14:paraId="50C9389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153</w:t>
            </w:r>
          </w:p>
        </w:tc>
        <w:tc>
          <w:tcPr>
            <w:tcW w:w="2131" w:type="dxa"/>
            <w:tcBorders>
              <w:top w:val="nil"/>
              <w:left w:val="nil"/>
              <w:bottom w:val="nil"/>
              <w:right w:val="nil"/>
              <w:insideH w:val="nil"/>
              <w:insideV w:val="nil"/>
            </w:tcBorders>
            <w:tcMar>
              <w:top w:w="70" w:type="dxa"/>
              <w:left w:w="70" w:type="dxa"/>
              <w:bottom w:w="70" w:type="dxa"/>
              <w:right w:w="70" w:type="dxa"/>
            </w:tcMar>
          </w:tcPr>
          <w:p w14:paraId="13551C1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0C4FB632">
        <w:tc>
          <w:tcPr>
            <w:tcW w:w="2131" w:type="dxa"/>
            <w:tcBorders>
              <w:top w:val="nil"/>
              <w:left w:val="nil"/>
              <w:bottom w:val="nil"/>
              <w:right w:val="nil"/>
              <w:insideH w:val="nil"/>
              <w:insideV w:val="nil"/>
            </w:tcBorders>
            <w:tcMar>
              <w:top w:w="70" w:type="dxa"/>
              <w:left w:w="70" w:type="dxa"/>
              <w:bottom w:w="70" w:type="dxa"/>
              <w:right w:w="70" w:type="dxa"/>
            </w:tcMar>
          </w:tcPr>
          <w:p w14:paraId="2B91B72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GuineaBissau</w:t>
            </w:r>
          </w:p>
        </w:tc>
        <w:tc>
          <w:tcPr>
            <w:tcW w:w="2131" w:type="dxa"/>
            <w:tcBorders>
              <w:top w:val="nil"/>
              <w:left w:val="nil"/>
              <w:bottom w:val="nil"/>
              <w:right w:val="nil"/>
              <w:insideH w:val="nil"/>
              <w:insideV w:val="nil"/>
            </w:tcBorders>
            <w:tcMar>
              <w:top w:w="70" w:type="dxa"/>
              <w:left w:w="70" w:type="dxa"/>
              <w:bottom w:w="70" w:type="dxa"/>
              <w:right w:w="70" w:type="dxa"/>
            </w:tcMar>
          </w:tcPr>
          <w:p w14:paraId="0FA1A43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63.4</w:t>
            </w:r>
          </w:p>
        </w:tc>
        <w:tc>
          <w:tcPr>
            <w:tcW w:w="2131" w:type="dxa"/>
            <w:tcBorders>
              <w:top w:val="nil"/>
              <w:left w:val="nil"/>
              <w:bottom w:val="nil"/>
              <w:right w:val="nil"/>
              <w:insideH w:val="nil"/>
              <w:insideV w:val="nil"/>
            </w:tcBorders>
            <w:tcMar>
              <w:top w:w="70" w:type="dxa"/>
              <w:left w:w="70" w:type="dxa"/>
              <w:bottom w:w="70" w:type="dxa"/>
              <w:right w:w="70" w:type="dxa"/>
            </w:tcMar>
          </w:tcPr>
          <w:p w14:paraId="3B23DA7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12.1</w:t>
            </w:r>
          </w:p>
        </w:tc>
        <w:tc>
          <w:tcPr>
            <w:tcW w:w="2131" w:type="dxa"/>
            <w:tcBorders>
              <w:top w:val="nil"/>
              <w:left w:val="nil"/>
              <w:bottom w:val="nil"/>
              <w:right w:val="nil"/>
              <w:insideH w:val="nil"/>
              <w:insideV w:val="nil"/>
            </w:tcBorders>
            <w:tcMar>
              <w:top w:w="70" w:type="dxa"/>
              <w:left w:w="70" w:type="dxa"/>
              <w:bottom w:w="70" w:type="dxa"/>
              <w:right w:w="70" w:type="dxa"/>
            </w:tcMar>
          </w:tcPr>
          <w:p w14:paraId="36247D0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41</w:t>
            </w:r>
          </w:p>
        </w:tc>
        <w:tc>
          <w:tcPr>
            <w:tcW w:w="2131" w:type="dxa"/>
            <w:tcBorders>
              <w:top w:val="nil"/>
              <w:left w:val="nil"/>
              <w:bottom w:val="nil"/>
              <w:right w:val="nil"/>
              <w:insideH w:val="nil"/>
              <w:insideV w:val="nil"/>
            </w:tcBorders>
            <w:tcMar>
              <w:top w:w="70" w:type="dxa"/>
              <w:left w:w="70" w:type="dxa"/>
              <w:bottom w:w="70" w:type="dxa"/>
              <w:right w:w="70" w:type="dxa"/>
            </w:tcMar>
          </w:tcPr>
          <w:p w14:paraId="6603E53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88824</w:t>
            </w:r>
          </w:p>
        </w:tc>
      </w:tr>
      <w:tr w14:paraId="7FFDB050">
        <w:tc>
          <w:tcPr>
            <w:tcW w:w="2131" w:type="dxa"/>
            <w:tcBorders>
              <w:top w:val="nil"/>
              <w:left w:val="nil"/>
              <w:bottom w:val="nil"/>
              <w:right w:val="nil"/>
              <w:insideH w:val="nil"/>
              <w:insideV w:val="nil"/>
            </w:tcBorders>
            <w:tcMar>
              <w:top w:w="70" w:type="dxa"/>
              <w:left w:w="70" w:type="dxa"/>
              <w:bottom w:w="70" w:type="dxa"/>
              <w:right w:w="70" w:type="dxa"/>
            </w:tcMar>
          </w:tcPr>
          <w:p w14:paraId="35D55B2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Mali</w:t>
            </w:r>
          </w:p>
        </w:tc>
        <w:tc>
          <w:tcPr>
            <w:tcW w:w="2131" w:type="dxa"/>
            <w:tcBorders>
              <w:top w:val="nil"/>
              <w:left w:val="nil"/>
              <w:bottom w:val="nil"/>
              <w:right w:val="nil"/>
              <w:insideH w:val="nil"/>
              <w:insideV w:val="nil"/>
            </w:tcBorders>
            <w:tcMar>
              <w:top w:w="70" w:type="dxa"/>
              <w:left w:w="70" w:type="dxa"/>
              <w:bottom w:w="70" w:type="dxa"/>
              <w:right w:w="70" w:type="dxa"/>
            </w:tcMar>
          </w:tcPr>
          <w:p w14:paraId="0E14A27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7.5</w:t>
            </w:r>
          </w:p>
        </w:tc>
        <w:tc>
          <w:tcPr>
            <w:tcW w:w="2131" w:type="dxa"/>
            <w:tcBorders>
              <w:top w:val="nil"/>
              <w:left w:val="nil"/>
              <w:bottom w:val="nil"/>
              <w:right w:val="nil"/>
              <w:insideH w:val="nil"/>
              <w:insideV w:val="nil"/>
            </w:tcBorders>
            <w:tcMar>
              <w:top w:w="70" w:type="dxa"/>
              <w:left w:w="70" w:type="dxa"/>
              <w:bottom w:w="70" w:type="dxa"/>
              <w:right w:w="70" w:type="dxa"/>
            </w:tcMar>
          </w:tcPr>
          <w:p w14:paraId="0A65A08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10.2</w:t>
            </w:r>
          </w:p>
        </w:tc>
        <w:tc>
          <w:tcPr>
            <w:tcW w:w="2131" w:type="dxa"/>
            <w:tcBorders>
              <w:top w:val="nil"/>
              <w:left w:val="nil"/>
              <w:bottom w:val="nil"/>
              <w:right w:val="nil"/>
              <w:insideH w:val="nil"/>
              <w:insideV w:val="nil"/>
            </w:tcBorders>
            <w:tcMar>
              <w:top w:w="70" w:type="dxa"/>
              <w:left w:w="70" w:type="dxa"/>
              <w:bottom w:w="70" w:type="dxa"/>
              <w:right w:w="70" w:type="dxa"/>
            </w:tcMar>
          </w:tcPr>
          <w:p w14:paraId="334DFF2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810</w:t>
            </w:r>
          </w:p>
        </w:tc>
        <w:tc>
          <w:tcPr>
            <w:tcW w:w="2131" w:type="dxa"/>
            <w:tcBorders>
              <w:top w:val="nil"/>
              <w:left w:val="nil"/>
              <w:bottom w:val="nil"/>
              <w:right w:val="nil"/>
              <w:insideH w:val="nil"/>
              <w:insideV w:val="nil"/>
            </w:tcBorders>
            <w:tcMar>
              <w:top w:w="70" w:type="dxa"/>
              <w:left w:w="70" w:type="dxa"/>
              <w:bottom w:w="70" w:type="dxa"/>
              <w:right w:w="70" w:type="dxa"/>
            </w:tcMar>
          </w:tcPr>
          <w:p w14:paraId="22102C6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2A90188B">
        <w:tc>
          <w:tcPr>
            <w:tcW w:w="2131" w:type="dxa"/>
            <w:tcBorders>
              <w:top w:val="nil"/>
              <w:left w:val="nil"/>
              <w:bottom w:val="nil"/>
              <w:right w:val="nil"/>
              <w:insideH w:val="nil"/>
              <w:insideV w:val="nil"/>
            </w:tcBorders>
            <w:tcMar>
              <w:top w:w="70" w:type="dxa"/>
              <w:left w:w="70" w:type="dxa"/>
              <w:bottom w:w="70" w:type="dxa"/>
              <w:right w:w="70" w:type="dxa"/>
            </w:tcMar>
          </w:tcPr>
          <w:p w14:paraId="76EB560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Benin</w:t>
            </w:r>
          </w:p>
        </w:tc>
        <w:tc>
          <w:tcPr>
            <w:tcW w:w="2131" w:type="dxa"/>
            <w:tcBorders>
              <w:top w:val="nil"/>
              <w:left w:val="nil"/>
              <w:bottom w:val="nil"/>
              <w:right w:val="nil"/>
              <w:insideH w:val="nil"/>
              <w:insideV w:val="nil"/>
            </w:tcBorders>
            <w:tcMar>
              <w:top w:w="70" w:type="dxa"/>
              <w:left w:w="70" w:type="dxa"/>
              <w:bottom w:w="70" w:type="dxa"/>
              <w:right w:w="70" w:type="dxa"/>
            </w:tcMar>
          </w:tcPr>
          <w:p w14:paraId="485B1B1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w:t>
            </w:r>
          </w:p>
        </w:tc>
        <w:tc>
          <w:tcPr>
            <w:tcW w:w="2131" w:type="dxa"/>
            <w:tcBorders>
              <w:top w:val="nil"/>
              <w:left w:val="nil"/>
              <w:bottom w:val="nil"/>
              <w:right w:val="nil"/>
              <w:insideH w:val="nil"/>
              <w:insideV w:val="nil"/>
            </w:tcBorders>
            <w:tcMar>
              <w:top w:w="70" w:type="dxa"/>
              <w:left w:w="70" w:type="dxa"/>
              <w:bottom w:w="70" w:type="dxa"/>
              <w:right w:w="70" w:type="dxa"/>
            </w:tcMar>
          </w:tcPr>
          <w:p w14:paraId="17D70C6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2.9</w:t>
            </w:r>
          </w:p>
        </w:tc>
        <w:tc>
          <w:tcPr>
            <w:tcW w:w="2131" w:type="dxa"/>
            <w:tcBorders>
              <w:top w:val="nil"/>
              <w:left w:val="nil"/>
              <w:bottom w:val="nil"/>
              <w:right w:val="nil"/>
              <w:insideH w:val="nil"/>
              <w:insideV w:val="nil"/>
            </w:tcBorders>
            <w:tcMar>
              <w:top w:w="70" w:type="dxa"/>
              <w:left w:w="70" w:type="dxa"/>
              <w:bottom w:w="70" w:type="dxa"/>
              <w:right w:w="70" w:type="dxa"/>
            </w:tcMar>
          </w:tcPr>
          <w:p w14:paraId="3C8BAF4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485</w:t>
            </w:r>
          </w:p>
        </w:tc>
        <w:tc>
          <w:tcPr>
            <w:tcW w:w="2131" w:type="dxa"/>
            <w:tcBorders>
              <w:top w:val="nil"/>
              <w:left w:val="nil"/>
              <w:bottom w:val="nil"/>
              <w:right w:val="nil"/>
              <w:insideH w:val="nil"/>
              <w:insideV w:val="nil"/>
            </w:tcBorders>
            <w:tcMar>
              <w:top w:w="70" w:type="dxa"/>
              <w:left w:w="70" w:type="dxa"/>
              <w:bottom w:w="70" w:type="dxa"/>
              <w:right w:w="70" w:type="dxa"/>
            </w:tcMar>
          </w:tcPr>
          <w:p w14:paraId="426F3D3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374B9AFB">
        <w:tc>
          <w:tcPr>
            <w:tcW w:w="2131" w:type="dxa"/>
            <w:tcBorders>
              <w:top w:val="nil"/>
              <w:left w:val="nil"/>
              <w:bottom w:val="nil"/>
              <w:right w:val="nil"/>
              <w:insideH w:val="nil"/>
              <w:insideV w:val="nil"/>
            </w:tcBorders>
            <w:tcMar>
              <w:top w:w="70" w:type="dxa"/>
              <w:left w:w="70" w:type="dxa"/>
              <w:bottom w:w="70" w:type="dxa"/>
              <w:right w:w="70" w:type="dxa"/>
            </w:tcMar>
          </w:tcPr>
          <w:p w14:paraId="735850B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Egypt</w:t>
            </w:r>
          </w:p>
        </w:tc>
        <w:tc>
          <w:tcPr>
            <w:tcW w:w="2131" w:type="dxa"/>
            <w:tcBorders>
              <w:top w:val="nil"/>
              <w:left w:val="nil"/>
              <w:bottom w:val="nil"/>
              <w:right w:val="nil"/>
              <w:insideH w:val="nil"/>
              <w:insideV w:val="nil"/>
            </w:tcBorders>
            <w:tcMar>
              <w:top w:w="70" w:type="dxa"/>
              <w:left w:w="70" w:type="dxa"/>
              <w:bottom w:w="70" w:type="dxa"/>
              <w:right w:w="70" w:type="dxa"/>
            </w:tcMar>
          </w:tcPr>
          <w:p w14:paraId="4B39DE3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10.9</w:t>
            </w:r>
          </w:p>
        </w:tc>
        <w:tc>
          <w:tcPr>
            <w:tcW w:w="2131" w:type="dxa"/>
            <w:tcBorders>
              <w:top w:val="nil"/>
              <w:left w:val="nil"/>
              <w:bottom w:val="nil"/>
              <w:right w:val="nil"/>
              <w:insideH w:val="nil"/>
              <w:insideV w:val="nil"/>
            </w:tcBorders>
            <w:tcMar>
              <w:top w:w="70" w:type="dxa"/>
              <w:left w:w="70" w:type="dxa"/>
              <w:bottom w:w="70" w:type="dxa"/>
              <w:right w:w="70" w:type="dxa"/>
            </w:tcMar>
          </w:tcPr>
          <w:p w14:paraId="21283F6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2.3</w:t>
            </w:r>
          </w:p>
        </w:tc>
        <w:tc>
          <w:tcPr>
            <w:tcW w:w="2131" w:type="dxa"/>
            <w:tcBorders>
              <w:top w:val="nil"/>
              <w:left w:val="nil"/>
              <w:bottom w:val="nil"/>
              <w:right w:val="nil"/>
              <w:insideH w:val="nil"/>
              <w:insideV w:val="nil"/>
            </w:tcBorders>
            <w:tcMar>
              <w:top w:w="70" w:type="dxa"/>
              <w:left w:w="70" w:type="dxa"/>
              <w:bottom w:w="70" w:type="dxa"/>
              <w:right w:w="70" w:type="dxa"/>
            </w:tcMar>
          </w:tcPr>
          <w:p w14:paraId="01641AE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943</w:t>
            </w:r>
          </w:p>
        </w:tc>
        <w:tc>
          <w:tcPr>
            <w:tcW w:w="2131" w:type="dxa"/>
            <w:tcBorders>
              <w:top w:val="nil"/>
              <w:left w:val="nil"/>
              <w:bottom w:val="nil"/>
              <w:right w:val="nil"/>
              <w:insideH w:val="nil"/>
              <w:insideV w:val="nil"/>
            </w:tcBorders>
            <w:tcMar>
              <w:top w:w="70" w:type="dxa"/>
              <w:left w:w="70" w:type="dxa"/>
              <w:bottom w:w="70" w:type="dxa"/>
              <w:right w:w="70" w:type="dxa"/>
            </w:tcMar>
          </w:tcPr>
          <w:p w14:paraId="501C66E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64238806">
        <w:tc>
          <w:tcPr>
            <w:tcW w:w="2131" w:type="dxa"/>
            <w:tcBorders>
              <w:top w:val="nil"/>
              <w:left w:val="nil"/>
              <w:bottom w:val="nil"/>
              <w:right w:val="nil"/>
              <w:insideH w:val="nil"/>
              <w:insideV w:val="nil"/>
            </w:tcBorders>
            <w:tcMar>
              <w:top w:w="70" w:type="dxa"/>
              <w:left w:w="70" w:type="dxa"/>
              <w:bottom w:w="70" w:type="dxa"/>
              <w:right w:w="70" w:type="dxa"/>
            </w:tcMar>
          </w:tcPr>
          <w:p w14:paraId="2A075DA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Senegal</w:t>
            </w:r>
          </w:p>
        </w:tc>
        <w:tc>
          <w:tcPr>
            <w:tcW w:w="2131" w:type="dxa"/>
            <w:tcBorders>
              <w:top w:val="nil"/>
              <w:left w:val="nil"/>
              <w:bottom w:val="nil"/>
              <w:right w:val="nil"/>
              <w:insideH w:val="nil"/>
              <w:insideV w:val="nil"/>
            </w:tcBorders>
            <w:tcMar>
              <w:top w:w="70" w:type="dxa"/>
              <w:left w:w="70" w:type="dxa"/>
              <w:bottom w:w="70" w:type="dxa"/>
              <w:right w:w="70" w:type="dxa"/>
            </w:tcMar>
          </w:tcPr>
          <w:p w14:paraId="5403A0F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3.1</w:t>
            </w:r>
          </w:p>
        </w:tc>
        <w:tc>
          <w:tcPr>
            <w:tcW w:w="2131" w:type="dxa"/>
            <w:tcBorders>
              <w:top w:val="nil"/>
              <w:left w:val="nil"/>
              <w:bottom w:val="nil"/>
              <w:right w:val="nil"/>
              <w:insideH w:val="nil"/>
              <w:insideV w:val="nil"/>
            </w:tcBorders>
            <w:tcMar>
              <w:top w:w="70" w:type="dxa"/>
              <w:left w:w="70" w:type="dxa"/>
              <w:bottom w:w="70" w:type="dxa"/>
              <w:right w:w="70" w:type="dxa"/>
            </w:tcMar>
          </w:tcPr>
          <w:p w14:paraId="5E51BF7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2.2</w:t>
            </w:r>
          </w:p>
        </w:tc>
        <w:tc>
          <w:tcPr>
            <w:tcW w:w="2131" w:type="dxa"/>
            <w:tcBorders>
              <w:top w:val="nil"/>
              <w:left w:val="nil"/>
              <w:bottom w:val="nil"/>
              <w:right w:val="nil"/>
              <w:insideH w:val="nil"/>
              <w:insideV w:val="nil"/>
            </w:tcBorders>
            <w:tcMar>
              <w:top w:w="70" w:type="dxa"/>
              <w:left w:w="70" w:type="dxa"/>
              <w:bottom w:w="70" w:type="dxa"/>
              <w:right w:w="70" w:type="dxa"/>
            </w:tcMar>
          </w:tcPr>
          <w:p w14:paraId="4C23791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512</w:t>
            </w:r>
          </w:p>
        </w:tc>
        <w:tc>
          <w:tcPr>
            <w:tcW w:w="2131" w:type="dxa"/>
            <w:tcBorders>
              <w:top w:val="nil"/>
              <w:left w:val="nil"/>
              <w:bottom w:val="nil"/>
              <w:right w:val="nil"/>
              <w:insideH w:val="nil"/>
              <w:insideV w:val="nil"/>
            </w:tcBorders>
            <w:tcMar>
              <w:top w:w="70" w:type="dxa"/>
              <w:left w:w="70" w:type="dxa"/>
              <w:bottom w:w="70" w:type="dxa"/>
              <w:right w:w="70" w:type="dxa"/>
            </w:tcMar>
          </w:tcPr>
          <w:p w14:paraId="79B6791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35EF74EE">
        <w:tc>
          <w:tcPr>
            <w:tcW w:w="2131" w:type="dxa"/>
            <w:tcBorders>
              <w:top w:val="nil"/>
              <w:left w:val="nil"/>
              <w:bottom w:val="nil"/>
              <w:right w:val="nil"/>
              <w:insideH w:val="nil"/>
              <w:insideV w:val="nil"/>
            </w:tcBorders>
            <w:tcMar>
              <w:top w:w="70" w:type="dxa"/>
              <w:left w:w="70" w:type="dxa"/>
              <w:bottom w:w="70" w:type="dxa"/>
              <w:right w:w="70" w:type="dxa"/>
            </w:tcMar>
          </w:tcPr>
          <w:p w14:paraId="4C8E754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Rwanda</w:t>
            </w:r>
          </w:p>
        </w:tc>
        <w:tc>
          <w:tcPr>
            <w:tcW w:w="2131" w:type="dxa"/>
            <w:tcBorders>
              <w:top w:val="nil"/>
              <w:left w:val="nil"/>
              <w:bottom w:val="nil"/>
              <w:right w:val="nil"/>
              <w:insideH w:val="nil"/>
              <w:insideV w:val="nil"/>
            </w:tcBorders>
            <w:tcMar>
              <w:top w:w="70" w:type="dxa"/>
              <w:left w:w="70" w:type="dxa"/>
              <w:bottom w:w="70" w:type="dxa"/>
              <w:right w:w="70" w:type="dxa"/>
            </w:tcMar>
          </w:tcPr>
          <w:p w14:paraId="4DD03D7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2.2</w:t>
            </w:r>
          </w:p>
        </w:tc>
        <w:tc>
          <w:tcPr>
            <w:tcW w:w="2131" w:type="dxa"/>
            <w:tcBorders>
              <w:top w:val="nil"/>
              <w:left w:val="nil"/>
              <w:bottom w:val="nil"/>
              <w:right w:val="nil"/>
              <w:insideH w:val="nil"/>
              <w:insideV w:val="nil"/>
            </w:tcBorders>
            <w:tcMar>
              <w:top w:w="70" w:type="dxa"/>
              <w:left w:w="70" w:type="dxa"/>
              <w:bottom w:w="70" w:type="dxa"/>
              <w:right w:w="70" w:type="dxa"/>
            </w:tcMar>
          </w:tcPr>
          <w:p w14:paraId="650C5F4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1.6</w:t>
            </w:r>
          </w:p>
        </w:tc>
        <w:tc>
          <w:tcPr>
            <w:tcW w:w="2131" w:type="dxa"/>
            <w:tcBorders>
              <w:top w:val="nil"/>
              <w:left w:val="nil"/>
              <w:bottom w:val="nil"/>
              <w:right w:val="nil"/>
              <w:insideH w:val="nil"/>
              <w:insideV w:val="nil"/>
            </w:tcBorders>
            <w:tcMar>
              <w:top w:w="70" w:type="dxa"/>
              <w:left w:w="70" w:type="dxa"/>
              <w:bottom w:w="70" w:type="dxa"/>
              <w:right w:w="70" w:type="dxa"/>
            </w:tcMar>
          </w:tcPr>
          <w:p w14:paraId="16DDE72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875</w:t>
            </w:r>
          </w:p>
        </w:tc>
        <w:tc>
          <w:tcPr>
            <w:tcW w:w="2131" w:type="dxa"/>
            <w:tcBorders>
              <w:top w:val="nil"/>
              <w:left w:val="nil"/>
              <w:bottom w:val="nil"/>
              <w:right w:val="nil"/>
              <w:insideH w:val="nil"/>
              <w:insideV w:val="nil"/>
            </w:tcBorders>
            <w:tcMar>
              <w:top w:w="70" w:type="dxa"/>
              <w:left w:w="70" w:type="dxa"/>
              <w:bottom w:w="70" w:type="dxa"/>
              <w:right w:w="70" w:type="dxa"/>
            </w:tcMar>
          </w:tcPr>
          <w:p w14:paraId="19D6EDE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65C29A86">
        <w:tc>
          <w:tcPr>
            <w:tcW w:w="2131" w:type="dxa"/>
            <w:tcBorders>
              <w:top w:val="nil"/>
              <w:left w:val="nil"/>
              <w:bottom w:val="nil"/>
              <w:right w:val="nil"/>
              <w:insideH w:val="nil"/>
              <w:insideV w:val="nil"/>
            </w:tcBorders>
            <w:tcMar>
              <w:top w:w="70" w:type="dxa"/>
              <w:left w:w="70" w:type="dxa"/>
              <w:bottom w:w="70" w:type="dxa"/>
              <w:right w:w="70" w:type="dxa"/>
            </w:tcMar>
          </w:tcPr>
          <w:p w14:paraId="321CD50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Somalia</w:t>
            </w:r>
          </w:p>
        </w:tc>
        <w:tc>
          <w:tcPr>
            <w:tcW w:w="2131" w:type="dxa"/>
            <w:tcBorders>
              <w:top w:val="nil"/>
              <w:left w:val="nil"/>
              <w:bottom w:val="nil"/>
              <w:right w:val="nil"/>
              <w:insideH w:val="nil"/>
              <w:insideV w:val="nil"/>
            </w:tcBorders>
            <w:tcMar>
              <w:top w:w="70" w:type="dxa"/>
              <w:left w:w="70" w:type="dxa"/>
              <w:bottom w:w="70" w:type="dxa"/>
              <w:right w:w="70" w:type="dxa"/>
            </w:tcMar>
          </w:tcPr>
          <w:p w14:paraId="289474A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w:t>
            </w:r>
          </w:p>
        </w:tc>
        <w:tc>
          <w:tcPr>
            <w:tcW w:w="2131" w:type="dxa"/>
            <w:tcBorders>
              <w:top w:val="nil"/>
              <w:left w:val="nil"/>
              <w:bottom w:val="nil"/>
              <w:right w:val="nil"/>
              <w:insideH w:val="nil"/>
              <w:insideV w:val="nil"/>
            </w:tcBorders>
            <w:tcMar>
              <w:top w:w="70" w:type="dxa"/>
              <w:left w:w="70" w:type="dxa"/>
              <w:bottom w:w="70" w:type="dxa"/>
              <w:right w:w="70" w:type="dxa"/>
            </w:tcMar>
          </w:tcPr>
          <w:p w14:paraId="580C972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0.7</w:t>
            </w:r>
          </w:p>
        </w:tc>
        <w:tc>
          <w:tcPr>
            <w:tcW w:w="2131" w:type="dxa"/>
            <w:tcBorders>
              <w:top w:val="nil"/>
              <w:left w:val="nil"/>
              <w:bottom w:val="nil"/>
              <w:right w:val="nil"/>
              <w:insideH w:val="nil"/>
              <w:insideV w:val="nil"/>
            </w:tcBorders>
            <w:tcMar>
              <w:top w:w="70" w:type="dxa"/>
              <w:left w:w="70" w:type="dxa"/>
              <w:bottom w:w="70" w:type="dxa"/>
              <w:right w:w="70" w:type="dxa"/>
            </w:tcMar>
          </w:tcPr>
          <w:p w14:paraId="6EEE370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97</w:t>
            </w:r>
          </w:p>
        </w:tc>
        <w:tc>
          <w:tcPr>
            <w:tcW w:w="2131" w:type="dxa"/>
            <w:tcBorders>
              <w:top w:val="nil"/>
              <w:left w:val="nil"/>
              <w:bottom w:val="nil"/>
              <w:right w:val="nil"/>
              <w:insideH w:val="nil"/>
              <w:insideV w:val="nil"/>
            </w:tcBorders>
            <w:tcMar>
              <w:top w:w="70" w:type="dxa"/>
              <w:left w:w="70" w:type="dxa"/>
              <w:bottom w:w="70" w:type="dxa"/>
              <w:right w:w="70" w:type="dxa"/>
            </w:tcMar>
          </w:tcPr>
          <w:p w14:paraId="56B5DEB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0E854E8A">
        <w:tc>
          <w:tcPr>
            <w:tcW w:w="2131" w:type="dxa"/>
            <w:tcBorders>
              <w:top w:val="nil"/>
              <w:left w:val="nil"/>
              <w:bottom w:val="nil"/>
              <w:right w:val="nil"/>
              <w:insideH w:val="nil"/>
              <w:insideV w:val="nil"/>
            </w:tcBorders>
            <w:tcMar>
              <w:top w:w="70" w:type="dxa"/>
              <w:left w:w="70" w:type="dxa"/>
              <w:bottom w:w="70" w:type="dxa"/>
              <w:right w:w="70" w:type="dxa"/>
            </w:tcMar>
          </w:tcPr>
          <w:p w14:paraId="5060CF4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Burundi</w:t>
            </w:r>
          </w:p>
        </w:tc>
        <w:tc>
          <w:tcPr>
            <w:tcW w:w="2131" w:type="dxa"/>
            <w:tcBorders>
              <w:top w:val="nil"/>
              <w:left w:val="nil"/>
              <w:bottom w:val="nil"/>
              <w:right w:val="nil"/>
              <w:insideH w:val="nil"/>
              <w:insideV w:val="nil"/>
            </w:tcBorders>
            <w:tcMar>
              <w:top w:w="70" w:type="dxa"/>
              <w:left w:w="70" w:type="dxa"/>
              <w:bottom w:w="70" w:type="dxa"/>
              <w:right w:w="70" w:type="dxa"/>
            </w:tcMar>
          </w:tcPr>
          <w:p w14:paraId="65A6B2D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0.1</w:t>
            </w:r>
          </w:p>
        </w:tc>
        <w:tc>
          <w:tcPr>
            <w:tcW w:w="2131" w:type="dxa"/>
            <w:tcBorders>
              <w:top w:val="nil"/>
              <w:left w:val="nil"/>
              <w:bottom w:val="nil"/>
              <w:right w:val="nil"/>
              <w:insideH w:val="nil"/>
              <w:insideV w:val="nil"/>
            </w:tcBorders>
            <w:tcMar>
              <w:top w:w="70" w:type="dxa"/>
              <w:left w:w="70" w:type="dxa"/>
              <w:bottom w:w="70" w:type="dxa"/>
              <w:right w:w="70" w:type="dxa"/>
            </w:tcMar>
          </w:tcPr>
          <w:p w14:paraId="176907D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0.3</w:t>
            </w:r>
          </w:p>
        </w:tc>
        <w:tc>
          <w:tcPr>
            <w:tcW w:w="2131" w:type="dxa"/>
            <w:tcBorders>
              <w:top w:val="nil"/>
              <w:left w:val="nil"/>
              <w:bottom w:val="nil"/>
              <w:right w:val="nil"/>
              <w:insideH w:val="nil"/>
              <w:insideV w:val="nil"/>
            </w:tcBorders>
            <w:tcMar>
              <w:top w:w="70" w:type="dxa"/>
              <w:left w:w="70" w:type="dxa"/>
              <w:bottom w:w="70" w:type="dxa"/>
              <w:right w:w="70" w:type="dxa"/>
            </w:tcMar>
          </w:tcPr>
          <w:p w14:paraId="3ED4D86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894</w:t>
            </w:r>
          </w:p>
        </w:tc>
        <w:tc>
          <w:tcPr>
            <w:tcW w:w="2131" w:type="dxa"/>
            <w:tcBorders>
              <w:top w:val="nil"/>
              <w:left w:val="nil"/>
              <w:bottom w:val="nil"/>
              <w:right w:val="nil"/>
              <w:insideH w:val="nil"/>
              <w:insideV w:val="nil"/>
            </w:tcBorders>
            <w:tcMar>
              <w:top w:w="70" w:type="dxa"/>
              <w:left w:w="70" w:type="dxa"/>
              <w:bottom w:w="70" w:type="dxa"/>
              <w:right w:w="70" w:type="dxa"/>
            </w:tcMar>
          </w:tcPr>
          <w:p w14:paraId="7B532F8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36ABFAD6">
        <w:tc>
          <w:tcPr>
            <w:tcW w:w="2131" w:type="dxa"/>
            <w:tcBorders>
              <w:top w:val="nil"/>
              <w:left w:val="nil"/>
              <w:bottom w:val="nil"/>
              <w:right w:val="nil"/>
              <w:insideH w:val="nil"/>
              <w:insideV w:val="nil"/>
            </w:tcBorders>
            <w:tcMar>
              <w:top w:w="70" w:type="dxa"/>
              <w:left w:w="70" w:type="dxa"/>
              <w:bottom w:w="70" w:type="dxa"/>
              <w:right w:w="70" w:type="dxa"/>
            </w:tcMar>
          </w:tcPr>
          <w:p w14:paraId="1198325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Swaziland</w:t>
            </w:r>
          </w:p>
        </w:tc>
        <w:tc>
          <w:tcPr>
            <w:tcW w:w="2131" w:type="dxa"/>
            <w:tcBorders>
              <w:top w:val="nil"/>
              <w:left w:val="nil"/>
              <w:bottom w:val="nil"/>
              <w:right w:val="nil"/>
              <w:insideH w:val="nil"/>
              <w:insideV w:val="nil"/>
            </w:tcBorders>
            <w:tcMar>
              <w:top w:w="70" w:type="dxa"/>
              <w:left w:w="70" w:type="dxa"/>
              <w:bottom w:w="70" w:type="dxa"/>
              <w:right w:w="70" w:type="dxa"/>
            </w:tcMar>
          </w:tcPr>
          <w:p w14:paraId="64A5A8F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0.0</w:t>
            </w:r>
          </w:p>
        </w:tc>
        <w:tc>
          <w:tcPr>
            <w:tcW w:w="2131" w:type="dxa"/>
            <w:tcBorders>
              <w:top w:val="nil"/>
              <w:left w:val="nil"/>
              <w:bottom w:val="nil"/>
              <w:right w:val="nil"/>
              <w:insideH w:val="nil"/>
              <w:insideV w:val="nil"/>
            </w:tcBorders>
            <w:tcMar>
              <w:top w:w="70" w:type="dxa"/>
              <w:left w:w="70" w:type="dxa"/>
              <w:bottom w:w="70" w:type="dxa"/>
              <w:right w:w="70" w:type="dxa"/>
            </w:tcMar>
          </w:tcPr>
          <w:p w14:paraId="08FBFA0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0.0</w:t>
            </w:r>
          </w:p>
        </w:tc>
        <w:tc>
          <w:tcPr>
            <w:tcW w:w="2131" w:type="dxa"/>
            <w:tcBorders>
              <w:top w:val="nil"/>
              <w:left w:val="nil"/>
              <w:bottom w:val="nil"/>
              <w:right w:val="nil"/>
              <w:insideH w:val="nil"/>
              <w:insideV w:val="nil"/>
            </w:tcBorders>
            <w:tcMar>
              <w:top w:w="70" w:type="dxa"/>
              <w:left w:w="70" w:type="dxa"/>
              <w:bottom w:w="70" w:type="dxa"/>
              <w:right w:w="70" w:type="dxa"/>
            </w:tcMar>
          </w:tcPr>
          <w:p w14:paraId="372ED87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41</w:t>
            </w:r>
          </w:p>
        </w:tc>
        <w:tc>
          <w:tcPr>
            <w:tcW w:w="2131" w:type="dxa"/>
            <w:tcBorders>
              <w:top w:val="nil"/>
              <w:left w:val="nil"/>
              <w:bottom w:val="nil"/>
              <w:right w:val="nil"/>
              <w:insideH w:val="nil"/>
              <w:insideV w:val="nil"/>
            </w:tcBorders>
            <w:tcMar>
              <w:top w:w="70" w:type="dxa"/>
              <w:left w:w="70" w:type="dxa"/>
              <w:bottom w:w="70" w:type="dxa"/>
              <w:right w:w="70" w:type="dxa"/>
            </w:tcMar>
          </w:tcPr>
          <w:p w14:paraId="3F7D2AD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100000</w:t>
            </w:r>
          </w:p>
        </w:tc>
      </w:tr>
      <w:tr w14:paraId="05B76EDD">
        <w:tc>
          <w:tcPr>
            <w:tcW w:w="2131" w:type="dxa"/>
            <w:tcBorders>
              <w:top w:val="nil"/>
              <w:left w:val="nil"/>
              <w:bottom w:val="single" w:color="000000" w:sz="12" w:space="0"/>
              <w:right w:val="nil"/>
              <w:insideH w:val="nil"/>
              <w:insideV w:val="nil"/>
            </w:tcBorders>
            <w:tcMar>
              <w:top w:w="70" w:type="dxa"/>
              <w:left w:w="70" w:type="dxa"/>
              <w:bottom w:w="70" w:type="dxa"/>
              <w:right w:w="70" w:type="dxa"/>
            </w:tcMar>
          </w:tcPr>
          <w:p w14:paraId="4022DF3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WestSahara</w:t>
            </w:r>
          </w:p>
        </w:tc>
        <w:tc>
          <w:tcPr>
            <w:tcW w:w="2131" w:type="dxa"/>
            <w:tcBorders>
              <w:top w:val="nil"/>
              <w:left w:val="nil"/>
              <w:bottom w:val="single" w:color="000000" w:sz="12" w:space="0"/>
              <w:right w:val="nil"/>
              <w:insideH w:val="nil"/>
              <w:insideV w:val="nil"/>
            </w:tcBorders>
            <w:tcMar>
              <w:top w:w="70" w:type="dxa"/>
              <w:left w:w="70" w:type="dxa"/>
              <w:bottom w:w="70" w:type="dxa"/>
              <w:right w:w="70" w:type="dxa"/>
            </w:tcMar>
          </w:tcPr>
          <w:p w14:paraId="34294CF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87.5</w:t>
            </w:r>
          </w:p>
        </w:tc>
        <w:tc>
          <w:tcPr>
            <w:tcW w:w="2131" w:type="dxa"/>
            <w:tcBorders>
              <w:top w:val="nil"/>
              <w:left w:val="nil"/>
              <w:bottom w:val="single" w:color="000000" w:sz="12" w:space="0"/>
              <w:right w:val="nil"/>
              <w:insideH w:val="nil"/>
              <w:insideV w:val="nil"/>
            </w:tcBorders>
            <w:tcMar>
              <w:top w:w="70" w:type="dxa"/>
              <w:left w:w="70" w:type="dxa"/>
              <w:bottom w:w="70" w:type="dxa"/>
              <w:right w:w="70" w:type="dxa"/>
            </w:tcMar>
          </w:tcPr>
          <w:p w14:paraId="43F946E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0.0</w:t>
            </w:r>
          </w:p>
        </w:tc>
        <w:tc>
          <w:tcPr>
            <w:tcW w:w="2131" w:type="dxa"/>
            <w:tcBorders>
              <w:top w:val="nil"/>
              <w:left w:val="nil"/>
              <w:bottom w:val="single" w:color="000000" w:sz="12" w:space="0"/>
              <w:right w:val="nil"/>
              <w:insideH w:val="nil"/>
              <w:insideV w:val="nil"/>
            </w:tcBorders>
            <w:tcMar>
              <w:top w:w="70" w:type="dxa"/>
              <w:left w:w="70" w:type="dxa"/>
              <w:bottom w:w="70" w:type="dxa"/>
              <w:right w:w="70" w:type="dxa"/>
            </w:tcMar>
          </w:tcPr>
          <w:p w14:paraId="7DF456B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16</w:t>
            </w:r>
          </w:p>
        </w:tc>
        <w:tc>
          <w:tcPr>
            <w:tcW w:w="2131" w:type="dxa"/>
            <w:tcBorders>
              <w:top w:val="nil"/>
              <w:left w:val="nil"/>
              <w:bottom w:val="single" w:color="000000" w:sz="12" w:space="0"/>
              <w:right w:val="nil"/>
              <w:insideH w:val="nil"/>
              <w:insideV w:val="nil"/>
            </w:tcBorders>
            <w:tcMar>
              <w:top w:w="70" w:type="dxa"/>
              <w:left w:w="70" w:type="dxa"/>
              <w:bottom w:w="70" w:type="dxa"/>
              <w:right w:w="70" w:type="dxa"/>
            </w:tcMar>
          </w:tcPr>
          <w:p w14:paraId="390DC0B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w:t>
            </w:r>
          </w:p>
        </w:tc>
      </w:tr>
    </w:tbl>
    <w:p w14:paraId="2E74E4DE">
      <w:pPr>
        <w:rPr>
          <w:rFonts w:hint="default" w:ascii="Times New Roman Regular" w:hAnsi="Times New Roman Regular" w:cs="Times New Roman Regular"/>
          <w:sz w:val="21"/>
          <w:szCs w:val="21"/>
        </w:rPr>
      </w:pPr>
    </w:p>
    <w:p w14:paraId="076D8E50">
      <w:pPr>
        <w:spacing w:after="100" w:line="252"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The 1h coverage-loss proxy remains within 3.94-6.31%, and country-level coverage-loss rankings remain highly correlated with the baseline. Regression coefficients for the Fig. 3c facility-density specification remain negative and statistically significant across all facility-set, threshold and population-mapping variants. However, the 50-km rule is spatially uneven. Under the hospital + clinic + health-centre definition, the median facility exclusion is 53.1% and the median population exclusion is 54.6%. We therefore report the full country-level exclusion table as a limitation and robustness audit.</w:t>
      </w:r>
    </w:p>
    <w:p w14:paraId="68B9B4E9">
      <w:pPr>
        <w:spacing w:after="100" w:line="252" w:lineRule="auto"/>
        <w:rPr>
          <w:rFonts w:hint="default" w:ascii="Times New Roman" w:hAnsi="Times New Roman" w:eastAsia="Times New Roman"/>
          <w:b/>
          <w:sz w:val="24"/>
        </w:rPr>
      </w:pPr>
      <w:r>
        <w:rPr>
          <w:rFonts w:hint="default" w:ascii="Times New Roman" w:hAnsi="Times New Roman" w:eastAsia="Times New Roman"/>
          <w:b/>
          <w:sz w:val="24"/>
        </w:rPr>
        <w:t>Supplementary Methods S</w:t>
      </w:r>
      <w:r>
        <w:rPr>
          <w:rFonts w:hint="default" w:ascii="Times New Roman" w:hAnsi="Times New Roman" w:eastAsia="Times New Roman"/>
          <w:b/>
          <w:sz w:val="24"/>
          <w:lang w:val="en-US" w:eastAsia="zh-CN"/>
        </w:rPr>
        <w:t>7</w:t>
      </w:r>
      <w:r>
        <w:rPr>
          <w:rFonts w:hint="default" w:ascii="Times New Roman" w:hAnsi="Times New Roman" w:eastAsia="Times New Roman"/>
          <w:b/>
          <w:sz w:val="24"/>
        </w:rPr>
        <w:t>. Bottleneck score and recovery-index robustness</w:t>
      </w:r>
    </w:p>
    <w:p w14:paraId="5B8CD021">
      <w:pPr>
        <w:spacing w:after="100" w:line="252"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The main intervention result reports that paving only 0.1% of prioritized unpaved roads recovers about 71.7% of the estimated climate-induced accessibility loss, while paving 1% recovers about 91.2%. We tested whether this result depends on the exact construction of network importance, climate vulnerability and bottleneck score.</w:t>
      </w:r>
    </w:p>
    <w:p w14:paraId="00E71990">
      <w:pPr>
        <w:spacing w:after="100" w:line="252"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The sensitivity checks vary the NI gravity exponent across 1.5, 2.0 and 2.5; compare raw NI x CV, standardized product and additive/rank-sum scoring; vary the high-NI/high-CV threshold from median split to upper quartile and top decile; and evaluate top-K stability for K = 500 and the top 1%, 3%, 5% and 10% of unpaved links. Recovery is reported as a fraction of scenario loss, so the reduced-form recovery-index scaling check leaves the 0.1% and 1% recovery fractions unchanged in the cached paving experiment.</w:t>
      </w:r>
    </w:p>
    <w:p w14:paraId="0E06E964">
      <w:pPr>
        <w:spacing w:after="100" w:line="252" w:lineRule="auto"/>
        <w:rPr>
          <w:rFonts w:hint="default" w:ascii="Times New Roman" w:hAnsi="Times New Roman" w:eastAsia="Times New Roman"/>
          <w:b/>
          <w:sz w:val="22"/>
        </w:rPr>
      </w:pPr>
      <w:r>
        <w:rPr>
          <w:rFonts w:hint="default" w:ascii="Times New Roman" w:hAnsi="Times New Roman" w:eastAsia="Times New Roman"/>
          <w:b/>
          <w:sz w:val="22"/>
        </w:rPr>
        <w:t>Table S10. Recovery robustness</w:t>
      </w:r>
    </w:p>
    <w:tbl>
      <w:tblPr>
        <w:tblStyle w:val="32"/>
        <w:tblW w:w="0" w:type="auto"/>
        <w:tblInd w:w="0" w:type="dxa"/>
        <w:tblLayout w:type="autofit"/>
        <w:tblCellMar>
          <w:top w:w="0" w:type="dxa"/>
          <w:left w:w="108" w:type="dxa"/>
          <w:bottom w:w="0" w:type="dxa"/>
          <w:right w:w="108" w:type="dxa"/>
        </w:tblCellMar>
      </w:tblPr>
      <w:tblGrid>
        <w:gridCol w:w="1776"/>
        <w:gridCol w:w="1776"/>
        <w:gridCol w:w="1776"/>
        <w:gridCol w:w="1776"/>
        <w:gridCol w:w="1776"/>
        <w:gridCol w:w="1776"/>
      </w:tblGrid>
      <w:tr w14:paraId="4FF0B88E">
        <w:trPr>
          <w:tblHeader/>
        </w:trPr>
        <w:tc>
          <w:tcPr>
            <w:tcW w:w="1776"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3E7A3AC1">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Paving budget</w:t>
            </w:r>
          </w:p>
        </w:tc>
        <w:tc>
          <w:tcPr>
            <w:tcW w:w="1776"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46C8F4A5">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Edges paved</w:t>
            </w:r>
          </w:p>
        </w:tc>
        <w:tc>
          <w:tcPr>
            <w:tcW w:w="1776"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50BF3A8C">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Guided recovery (%)</w:t>
            </w:r>
          </w:p>
        </w:tc>
        <w:tc>
          <w:tcPr>
            <w:tcW w:w="1776"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6F0508F1">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NI-only recovery (%)</w:t>
            </w:r>
          </w:p>
        </w:tc>
        <w:tc>
          <w:tcPr>
            <w:tcW w:w="1776"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776589D1">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CV-only recovery (%)</w:t>
            </w:r>
          </w:p>
        </w:tc>
        <w:tc>
          <w:tcPr>
            <w:tcW w:w="1776"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6677DE93">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Random recovery (%)</w:t>
            </w:r>
          </w:p>
        </w:tc>
      </w:tr>
      <w:tr w14:paraId="706B149D">
        <w:tc>
          <w:tcPr>
            <w:tcW w:w="1776" w:type="dxa"/>
            <w:tcBorders>
              <w:top w:val="nil"/>
              <w:left w:val="nil"/>
              <w:bottom w:val="nil"/>
              <w:right w:val="nil"/>
              <w:insideH w:val="nil"/>
              <w:insideV w:val="nil"/>
            </w:tcBorders>
            <w:tcMar>
              <w:top w:w="70" w:type="dxa"/>
              <w:left w:w="70" w:type="dxa"/>
              <w:bottom w:w="70" w:type="dxa"/>
              <w:right w:w="70" w:type="dxa"/>
            </w:tcMar>
          </w:tcPr>
          <w:p w14:paraId="3F7E738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0.1%</w:t>
            </w:r>
          </w:p>
        </w:tc>
        <w:tc>
          <w:tcPr>
            <w:tcW w:w="1776" w:type="dxa"/>
            <w:tcBorders>
              <w:top w:val="nil"/>
              <w:left w:val="nil"/>
              <w:bottom w:val="nil"/>
              <w:right w:val="nil"/>
              <w:insideH w:val="nil"/>
              <w:insideV w:val="nil"/>
            </w:tcBorders>
            <w:tcMar>
              <w:top w:w="70" w:type="dxa"/>
              <w:left w:w="70" w:type="dxa"/>
              <w:bottom w:w="70" w:type="dxa"/>
              <w:right w:w="70" w:type="dxa"/>
            </w:tcMar>
          </w:tcPr>
          <w:p w14:paraId="4EF4D57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767</w:t>
            </w:r>
          </w:p>
        </w:tc>
        <w:tc>
          <w:tcPr>
            <w:tcW w:w="1776" w:type="dxa"/>
            <w:tcBorders>
              <w:top w:val="nil"/>
              <w:left w:val="nil"/>
              <w:bottom w:val="nil"/>
              <w:right w:val="nil"/>
              <w:insideH w:val="nil"/>
              <w:insideV w:val="nil"/>
            </w:tcBorders>
            <w:tcMar>
              <w:top w:w="70" w:type="dxa"/>
              <w:left w:w="70" w:type="dxa"/>
              <w:bottom w:w="70" w:type="dxa"/>
              <w:right w:w="70" w:type="dxa"/>
            </w:tcMar>
          </w:tcPr>
          <w:p w14:paraId="341F3B5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71.7</w:t>
            </w:r>
          </w:p>
        </w:tc>
        <w:tc>
          <w:tcPr>
            <w:tcW w:w="1776" w:type="dxa"/>
            <w:tcBorders>
              <w:top w:val="nil"/>
              <w:left w:val="nil"/>
              <w:bottom w:val="nil"/>
              <w:right w:val="nil"/>
              <w:insideH w:val="nil"/>
              <w:insideV w:val="nil"/>
            </w:tcBorders>
            <w:tcMar>
              <w:top w:w="70" w:type="dxa"/>
              <w:left w:w="70" w:type="dxa"/>
              <w:bottom w:w="70" w:type="dxa"/>
              <w:right w:w="70" w:type="dxa"/>
            </w:tcMar>
          </w:tcPr>
          <w:p w14:paraId="40F42F6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71.2</w:t>
            </w:r>
          </w:p>
        </w:tc>
        <w:tc>
          <w:tcPr>
            <w:tcW w:w="1776" w:type="dxa"/>
            <w:tcBorders>
              <w:top w:val="nil"/>
              <w:left w:val="nil"/>
              <w:bottom w:val="nil"/>
              <w:right w:val="nil"/>
              <w:insideH w:val="nil"/>
              <w:insideV w:val="nil"/>
            </w:tcBorders>
            <w:tcMar>
              <w:top w:w="70" w:type="dxa"/>
              <w:left w:w="70" w:type="dxa"/>
              <w:bottom w:w="70" w:type="dxa"/>
              <w:right w:w="70" w:type="dxa"/>
            </w:tcMar>
          </w:tcPr>
          <w:p w14:paraId="345D781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0.01</w:t>
            </w:r>
          </w:p>
        </w:tc>
        <w:tc>
          <w:tcPr>
            <w:tcW w:w="1776" w:type="dxa"/>
            <w:tcBorders>
              <w:top w:val="nil"/>
              <w:left w:val="nil"/>
              <w:bottom w:val="nil"/>
              <w:right w:val="nil"/>
              <w:insideH w:val="nil"/>
              <w:insideV w:val="nil"/>
            </w:tcBorders>
            <w:tcMar>
              <w:top w:w="70" w:type="dxa"/>
              <w:left w:w="70" w:type="dxa"/>
              <w:bottom w:w="70" w:type="dxa"/>
              <w:right w:w="70" w:type="dxa"/>
            </w:tcMar>
          </w:tcPr>
          <w:p w14:paraId="1119BE5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0.06</w:t>
            </w:r>
          </w:p>
        </w:tc>
      </w:tr>
      <w:tr w14:paraId="359B91A9">
        <w:tc>
          <w:tcPr>
            <w:tcW w:w="1776" w:type="dxa"/>
            <w:tcBorders>
              <w:top w:val="nil"/>
              <w:left w:val="nil"/>
              <w:bottom w:val="single" w:color="000000" w:sz="12" w:space="0"/>
              <w:right w:val="nil"/>
              <w:insideH w:val="nil"/>
              <w:insideV w:val="nil"/>
            </w:tcBorders>
            <w:tcMar>
              <w:top w:w="70" w:type="dxa"/>
              <w:left w:w="70" w:type="dxa"/>
              <w:bottom w:w="70" w:type="dxa"/>
              <w:right w:w="70" w:type="dxa"/>
            </w:tcMar>
          </w:tcPr>
          <w:p w14:paraId="40D30BF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w:t>
            </w:r>
          </w:p>
        </w:tc>
        <w:tc>
          <w:tcPr>
            <w:tcW w:w="1776" w:type="dxa"/>
            <w:tcBorders>
              <w:top w:val="nil"/>
              <w:left w:val="nil"/>
              <w:bottom w:val="single" w:color="000000" w:sz="12" w:space="0"/>
              <w:right w:val="nil"/>
              <w:insideH w:val="nil"/>
              <w:insideV w:val="nil"/>
            </w:tcBorders>
            <w:tcMar>
              <w:top w:w="70" w:type="dxa"/>
              <w:left w:w="70" w:type="dxa"/>
              <w:bottom w:w="70" w:type="dxa"/>
              <w:right w:w="70" w:type="dxa"/>
            </w:tcMar>
          </w:tcPr>
          <w:p w14:paraId="46FBC88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7669</w:t>
            </w:r>
          </w:p>
        </w:tc>
        <w:tc>
          <w:tcPr>
            <w:tcW w:w="1776" w:type="dxa"/>
            <w:tcBorders>
              <w:top w:val="nil"/>
              <w:left w:val="nil"/>
              <w:bottom w:val="single" w:color="000000" w:sz="12" w:space="0"/>
              <w:right w:val="nil"/>
              <w:insideH w:val="nil"/>
              <w:insideV w:val="nil"/>
            </w:tcBorders>
            <w:tcMar>
              <w:top w:w="70" w:type="dxa"/>
              <w:left w:w="70" w:type="dxa"/>
              <w:bottom w:w="70" w:type="dxa"/>
              <w:right w:w="70" w:type="dxa"/>
            </w:tcMar>
          </w:tcPr>
          <w:p w14:paraId="7E347D0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91.2</w:t>
            </w:r>
          </w:p>
        </w:tc>
        <w:tc>
          <w:tcPr>
            <w:tcW w:w="1776" w:type="dxa"/>
            <w:tcBorders>
              <w:top w:val="nil"/>
              <w:left w:val="nil"/>
              <w:bottom w:val="single" w:color="000000" w:sz="12" w:space="0"/>
              <w:right w:val="nil"/>
              <w:insideH w:val="nil"/>
              <w:insideV w:val="nil"/>
            </w:tcBorders>
            <w:tcMar>
              <w:top w:w="70" w:type="dxa"/>
              <w:left w:w="70" w:type="dxa"/>
              <w:bottom w:w="70" w:type="dxa"/>
              <w:right w:w="70" w:type="dxa"/>
            </w:tcMar>
          </w:tcPr>
          <w:p w14:paraId="3020D35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91.2</w:t>
            </w:r>
          </w:p>
        </w:tc>
        <w:tc>
          <w:tcPr>
            <w:tcW w:w="1776" w:type="dxa"/>
            <w:tcBorders>
              <w:top w:val="nil"/>
              <w:left w:val="nil"/>
              <w:bottom w:val="single" w:color="000000" w:sz="12" w:space="0"/>
              <w:right w:val="nil"/>
              <w:insideH w:val="nil"/>
              <w:insideV w:val="nil"/>
            </w:tcBorders>
            <w:tcMar>
              <w:top w:w="70" w:type="dxa"/>
              <w:left w:w="70" w:type="dxa"/>
              <w:bottom w:w="70" w:type="dxa"/>
              <w:right w:w="70" w:type="dxa"/>
            </w:tcMar>
          </w:tcPr>
          <w:p w14:paraId="0783D40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0.16</w:t>
            </w:r>
          </w:p>
        </w:tc>
        <w:tc>
          <w:tcPr>
            <w:tcW w:w="1776" w:type="dxa"/>
            <w:tcBorders>
              <w:top w:val="nil"/>
              <w:left w:val="nil"/>
              <w:bottom w:val="single" w:color="000000" w:sz="12" w:space="0"/>
              <w:right w:val="nil"/>
              <w:insideH w:val="nil"/>
              <w:insideV w:val="nil"/>
            </w:tcBorders>
            <w:tcMar>
              <w:top w:w="70" w:type="dxa"/>
              <w:left w:w="70" w:type="dxa"/>
              <w:bottom w:w="70" w:type="dxa"/>
              <w:right w:w="70" w:type="dxa"/>
            </w:tcMar>
          </w:tcPr>
          <w:p w14:paraId="3B956838">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1.55</w:t>
            </w:r>
          </w:p>
        </w:tc>
      </w:tr>
    </w:tbl>
    <w:p w14:paraId="664B52C0">
      <w:pPr>
        <w:spacing w:after="100" w:line="252" w:lineRule="auto"/>
        <w:rPr>
          <w:rFonts w:hint="default" w:ascii="Times New Roman" w:hAnsi="Times New Roman" w:eastAsia="Times New Roman"/>
          <w:b/>
          <w:sz w:val="22"/>
        </w:rPr>
      </w:pPr>
      <w:r>
        <w:rPr>
          <w:rFonts w:hint="default" w:ascii="Times New Roman" w:hAnsi="Times New Roman" w:eastAsia="Times New Roman"/>
          <w:b/>
          <w:sz w:val="22"/>
        </w:rPr>
        <w:t>Table S11. Recovery-index alpha sensitivity</w:t>
      </w:r>
    </w:p>
    <w:tbl>
      <w:tblPr>
        <w:tblStyle w:val="32"/>
        <w:tblW w:w="0" w:type="auto"/>
        <w:tblInd w:w="0" w:type="dxa"/>
        <w:tblLayout w:type="autofit"/>
        <w:tblCellMar>
          <w:top w:w="0" w:type="dxa"/>
          <w:left w:w="108" w:type="dxa"/>
          <w:bottom w:w="0" w:type="dxa"/>
          <w:right w:w="108" w:type="dxa"/>
        </w:tblCellMar>
      </w:tblPr>
      <w:tblGrid>
        <w:gridCol w:w="1050"/>
        <w:gridCol w:w="759"/>
        <w:gridCol w:w="677"/>
        <w:gridCol w:w="922"/>
        <w:gridCol w:w="922"/>
        <w:gridCol w:w="922"/>
        <w:gridCol w:w="922"/>
        <w:gridCol w:w="4491"/>
      </w:tblGrid>
      <w:tr w14:paraId="4D978174">
        <w:trPr>
          <w:tblHeader/>
        </w:trPr>
        <w:tc>
          <w:tcPr>
            <w:tcW w:w="1050"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vAlign w:val="center"/>
          </w:tcPr>
          <w:p w14:paraId="2FD1346D">
            <w:pPr>
              <w:spacing w:before="0" w:after="0" w:line="240" w:lineRule="auto"/>
              <w:jc w:val="left"/>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Recovery-index alpha</w:t>
            </w:r>
          </w:p>
        </w:tc>
        <w:tc>
          <w:tcPr>
            <w:tcW w:w="759"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vAlign w:val="center"/>
          </w:tcPr>
          <w:p w14:paraId="22FA2514">
            <w:pPr>
              <w:spacing w:before="0" w:after="0" w:line="240" w:lineRule="auto"/>
              <w:jc w:val="left"/>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Paving budget</w:t>
            </w:r>
          </w:p>
        </w:tc>
        <w:tc>
          <w:tcPr>
            <w:tcW w:w="677"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vAlign w:val="center"/>
          </w:tcPr>
          <w:p w14:paraId="345F8FD0">
            <w:pPr>
              <w:spacing w:before="0" w:after="0" w:line="240" w:lineRule="auto"/>
              <w:jc w:val="left"/>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Edges paved</w:t>
            </w:r>
          </w:p>
        </w:tc>
        <w:tc>
          <w:tcPr>
            <w:tcW w:w="92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vAlign w:val="center"/>
          </w:tcPr>
          <w:p w14:paraId="663C1A2F">
            <w:pPr>
              <w:spacing w:before="0" w:after="0" w:line="240" w:lineRule="auto"/>
              <w:jc w:val="left"/>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Guided recovery (%)</w:t>
            </w:r>
          </w:p>
        </w:tc>
        <w:tc>
          <w:tcPr>
            <w:tcW w:w="92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vAlign w:val="center"/>
          </w:tcPr>
          <w:p w14:paraId="3A98AFB3">
            <w:pPr>
              <w:spacing w:before="0" w:after="0" w:line="240" w:lineRule="auto"/>
              <w:jc w:val="left"/>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NI-only recovery (%)</w:t>
            </w:r>
          </w:p>
        </w:tc>
        <w:tc>
          <w:tcPr>
            <w:tcW w:w="92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vAlign w:val="center"/>
          </w:tcPr>
          <w:p w14:paraId="3F4CA663">
            <w:pPr>
              <w:spacing w:before="0" w:after="0" w:line="240" w:lineRule="auto"/>
              <w:jc w:val="left"/>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CV-only recovery (%)</w:t>
            </w:r>
          </w:p>
        </w:tc>
        <w:tc>
          <w:tcPr>
            <w:tcW w:w="92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vAlign w:val="center"/>
          </w:tcPr>
          <w:p w14:paraId="1CDD14A7">
            <w:pPr>
              <w:spacing w:before="0" w:after="0" w:line="240" w:lineRule="auto"/>
              <w:jc w:val="left"/>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Random recovery (%)</w:t>
            </w:r>
          </w:p>
        </w:tc>
        <w:tc>
          <w:tcPr>
            <w:tcW w:w="4491"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vAlign w:val="center"/>
          </w:tcPr>
          <w:p w14:paraId="013655C4">
            <w:pPr>
              <w:spacing w:before="0" w:after="0" w:line="240" w:lineRule="auto"/>
              <w:jc w:val="left"/>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Interpretation</w:t>
            </w:r>
          </w:p>
        </w:tc>
      </w:tr>
      <w:tr w14:paraId="602B4FD1">
        <w:tc>
          <w:tcPr>
            <w:tcW w:w="1050" w:type="dxa"/>
            <w:tcBorders>
              <w:top w:val="nil"/>
              <w:left w:val="nil"/>
              <w:bottom w:val="nil"/>
              <w:right w:val="nil"/>
              <w:insideH w:val="nil"/>
              <w:insideV w:val="nil"/>
            </w:tcBorders>
            <w:tcMar>
              <w:top w:w="70" w:type="dxa"/>
              <w:left w:w="70" w:type="dxa"/>
              <w:bottom w:w="70" w:type="dxa"/>
              <w:right w:w="70" w:type="dxa"/>
            </w:tcMar>
            <w:vAlign w:val="center"/>
          </w:tcPr>
          <w:p w14:paraId="6F97A2C2">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w:t>
            </w:r>
          </w:p>
        </w:tc>
        <w:tc>
          <w:tcPr>
            <w:tcW w:w="759" w:type="dxa"/>
            <w:tcBorders>
              <w:top w:val="nil"/>
              <w:left w:val="nil"/>
              <w:bottom w:val="nil"/>
              <w:right w:val="nil"/>
              <w:insideH w:val="nil"/>
              <w:insideV w:val="nil"/>
            </w:tcBorders>
            <w:tcMar>
              <w:top w:w="70" w:type="dxa"/>
              <w:left w:w="70" w:type="dxa"/>
              <w:bottom w:w="70" w:type="dxa"/>
              <w:right w:w="70" w:type="dxa"/>
            </w:tcMar>
            <w:vAlign w:val="center"/>
          </w:tcPr>
          <w:p w14:paraId="30EA2E2C">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0.1%</w:t>
            </w:r>
          </w:p>
        </w:tc>
        <w:tc>
          <w:tcPr>
            <w:tcW w:w="677" w:type="dxa"/>
            <w:tcBorders>
              <w:top w:val="nil"/>
              <w:left w:val="nil"/>
              <w:bottom w:val="nil"/>
              <w:right w:val="nil"/>
              <w:insideH w:val="nil"/>
              <w:insideV w:val="nil"/>
            </w:tcBorders>
            <w:tcMar>
              <w:top w:w="70" w:type="dxa"/>
              <w:left w:w="70" w:type="dxa"/>
              <w:bottom w:w="70" w:type="dxa"/>
              <w:right w:w="70" w:type="dxa"/>
            </w:tcMar>
            <w:vAlign w:val="center"/>
          </w:tcPr>
          <w:p w14:paraId="58800B05">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767</w:t>
            </w:r>
          </w:p>
        </w:tc>
        <w:tc>
          <w:tcPr>
            <w:tcW w:w="922" w:type="dxa"/>
            <w:tcBorders>
              <w:top w:val="nil"/>
              <w:left w:val="nil"/>
              <w:bottom w:val="nil"/>
              <w:right w:val="nil"/>
              <w:insideH w:val="nil"/>
              <w:insideV w:val="nil"/>
            </w:tcBorders>
            <w:tcMar>
              <w:top w:w="70" w:type="dxa"/>
              <w:left w:w="70" w:type="dxa"/>
              <w:bottom w:w="70" w:type="dxa"/>
              <w:right w:w="70" w:type="dxa"/>
            </w:tcMar>
            <w:vAlign w:val="center"/>
          </w:tcPr>
          <w:p w14:paraId="278FCF7C">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71.7</w:t>
            </w:r>
          </w:p>
        </w:tc>
        <w:tc>
          <w:tcPr>
            <w:tcW w:w="922" w:type="dxa"/>
            <w:tcBorders>
              <w:top w:val="nil"/>
              <w:left w:val="nil"/>
              <w:bottom w:val="nil"/>
              <w:right w:val="nil"/>
              <w:insideH w:val="nil"/>
              <w:insideV w:val="nil"/>
            </w:tcBorders>
            <w:tcMar>
              <w:top w:w="70" w:type="dxa"/>
              <w:left w:w="70" w:type="dxa"/>
              <w:bottom w:w="70" w:type="dxa"/>
              <w:right w:w="70" w:type="dxa"/>
            </w:tcMar>
            <w:vAlign w:val="center"/>
          </w:tcPr>
          <w:p w14:paraId="7A39856E">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71.2</w:t>
            </w:r>
          </w:p>
        </w:tc>
        <w:tc>
          <w:tcPr>
            <w:tcW w:w="922" w:type="dxa"/>
            <w:tcBorders>
              <w:top w:val="nil"/>
              <w:left w:val="nil"/>
              <w:bottom w:val="nil"/>
              <w:right w:val="nil"/>
              <w:insideH w:val="nil"/>
              <w:insideV w:val="nil"/>
            </w:tcBorders>
            <w:tcMar>
              <w:top w:w="70" w:type="dxa"/>
              <w:left w:w="70" w:type="dxa"/>
              <w:bottom w:w="70" w:type="dxa"/>
              <w:right w:w="70" w:type="dxa"/>
            </w:tcMar>
            <w:vAlign w:val="center"/>
          </w:tcPr>
          <w:p w14:paraId="423B908D">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0.01</w:t>
            </w:r>
          </w:p>
        </w:tc>
        <w:tc>
          <w:tcPr>
            <w:tcW w:w="922" w:type="dxa"/>
            <w:tcBorders>
              <w:top w:val="nil"/>
              <w:left w:val="nil"/>
              <w:bottom w:val="nil"/>
              <w:right w:val="nil"/>
              <w:insideH w:val="nil"/>
              <w:insideV w:val="nil"/>
            </w:tcBorders>
            <w:tcMar>
              <w:top w:w="70" w:type="dxa"/>
              <w:left w:w="70" w:type="dxa"/>
              <w:bottom w:w="70" w:type="dxa"/>
              <w:right w:w="70" w:type="dxa"/>
            </w:tcMar>
            <w:vAlign w:val="center"/>
          </w:tcPr>
          <w:p w14:paraId="0C1D2AE4">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0.06</w:t>
            </w:r>
          </w:p>
        </w:tc>
        <w:tc>
          <w:tcPr>
            <w:tcW w:w="4491" w:type="dxa"/>
            <w:tcBorders>
              <w:top w:val="nil"/>
              <w:left w:val="nil"/>
              <w:bottom w:val="nil"/>
              <w:right w:val="nil"/>
              <w:insideH w:val="nil"/>
              <w:insideV w:val="nil"/>
            </w:tcBorders>
            <w:tcMar>
              <w:top w:w="70" w:type="dxa"/>
              <w:left w:w="70" w:type="dxa"/>
              <w:bottom w:w="70" w:type="dxa"/>
              <w:right w:w="70" w:type="dxa"/>
            </w:tcMar>
            <w:vAlign w:val="center"/>
          </w:tcPr>
          <w:p w14:paraId="51E14D86">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unchanged in reduced-form recovery-index scaling check</w:t>
            </w:r>
          </w:p>
        </w:tc>
      </w:tr>
      <w:tr w14:paraId="7939E100">
        <w:tc>
          <w:tcPr>
            <w:tcW w:w="1050" w:type="dxa"/>
            <w:tcBorders>
              <w:top w:val="nil"/>
              <w:left w:val="nil"/>
              <w:bottom w:val="nil"/>
              <w:right w:val="nil"/>
              <w:insideH w:val="nil"/>
              <w:insideV w:val="nil"/>
            </w:tcBorders>
            <w:tcMar>
              <w:top w:w="70" w:type="dxa"/>
              <w:left w:w="70" w:type="dxa"/>
              <w:bottom w:w="70" w:type="dxa"/>
              <w:right w:w="70" w:type="dxa"/>
            </w:tcMar>
            <w:vAlign w:val="center"/>
          </w:tcPr>
          <w:p w14:paraId="5D04D128">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w:t>
            </w:r>
          </w:p>
        </w:tc>
        <w:tc>
          <w:tcPr>
            <w:tcW w:w="759" w:type="dxa"/>
            <w:tcBorders>
              <w:top w:val="nil"/>
              <w:left w:val="nil"/>
              <w:bottom w:val="nil"/>
              <w:right w:val="nil"/>
              <w:insideH w:val="nil"/>
              <w:insideV w:val="nil"/>
            </w:tcBorders>
            <w:tcMar>
              <w:top w:w="70" w:type="dxa"/>
              <w:left w:w="70" w:type="dxa"/>
              <w:bottom w:w="70" w:type="dxa"/>
              <w:right w:w="70" w:type="dxa"/>
            </w:tcMar>
            <w:vAlign w:val="center"/>
          </w:tcPr>
          <w:p w14:paraId="2D98020D">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w:t>
            </w:r>
          </w:p>
        </w:tc>
        <w:tc>
          <w:tcPr>
            <w:tcW w:w="677" w:type="dxa"/>
            <w:tcBorders>
              <w:top w:val="nil"/>
              <w:left w:val="nil"/>
              <w:bottom w:val="nil"/>
              <w:right w:val="nil"/>
              <w:insideH w:val="nil"/>
              <w:insideV w:val="nil"/>
            </w:tcBorders>
            <w:tcMar>
              <w:top w:w="70" w:type="dxa"/>
              <w:left w:w="70" w:type="dxa"/>
              <w:bottom w:w="70" w:type="dxa"/>
              <w:right w:w="70" w:type="dxa"/>
            </w:tcMar>
            <w:vAlign w:val="center"/>
          </w:tcPr>
          <w:p w14:paraId="2D8F764F">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7669</w:t>
            </w:r>
          </w:p>
        </w:tc>
        <w:tc>
          <w:tcPr>
            <w:tcW w:w="922" w:type="dxa"/>
            <w:tcBorders>
              <w:top w:val="nil"/>
              <w:left w:val="nil"/>
              <w:bottom w:val="nil"/>
              <w:right w:val="nil"/>
              <w:insideH w:val="nil"/>
              <w:insideV w:val="nil"/>
            </w:tcBorders>
            <w:tcMar>
              <w:top w:w="70" w:type="dxa"/>
              <w:left w:w="70" w:type="dxa"/>
              <w:bottom w:w="70" w:type="dxa"/>
              <w:right w:w="70" w:type="dxa"/>
            </w:tcMar>
            <w:vAlign w:val="center"/>
          </w:tcPr>
          <w:p w14:paraId="62152DA5">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91.2</w:t>
            </w:r>
          </w:p>
        </w:tc>
        <w:tc>
          <w:tcPr>
            <w:tcW w:w="922" w:type="dxa"/>
            <w:tcBorders>
              <w:top w:val="nil"/>
              <w:left w:val="nil"/>
              <w:bottom w:val="nil"/>
              <w:right w:val="nil"/>
              <w:insideH w:val="nil"/>
              <w:insideV w:val="nil"/>
            </w:tcBorders>
            <w:tcMar>
              <w:top w:w="70" w:type="dxa"/>
              <w:left w:w="70" w:type="dxa"/>
              <w:bottom w:w="70" w:type="dxa"/>
              <w:right w:w="70" w:type="dxa"/>
            </w:tcMar>
            <w:vAlign w:val="center"/>
          </w:tcPr>
          <w:p w14:paraId="2A987C32">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91.2</w:t>
            </w:r>
          </w:p>
        </w:tc>
        <w:tc>
          <w:tcPr>
            <w:tcW w:w="922" w:type="dxa"/>
            <w:tcBorders>
              <w:top w:val="nil"/>
              <w:left w:val="nil"/>
              <w:bottom w:val="nil"/>
              <w:right w:val="nil"/>
              <w:insideH w:val="nil"/>
              <w:insideV w:val="nil"/>
            </w:tcBorders>
            <w:tcMar>
              <w:top w:w="70" w:type="dxa"/>
              <w:left w:w="70" w:type="dxa"/>
              <w:bottom w:w="70" w:type="dxa"/>
              <w:right w:w="70" w:type="dxa"/>
            </w:tcMar>
            <w:vAlign w:val="center"/>
          </w:tcPr>
          <w:p w14:paraId="558DA114">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0.16</w:t>
            </w:r>
          </w:p>
        </w:tc>
        <w:tc>
          <w:tcPr>
            <w:tcW w:w="922" w:type="dxa"/>
            <w:tcBorders>
              <w:top w:val="nil"/>
              <w:left w:val="nil"/>
              <w:bottom w:val="nil"/>
              <w:right w:val="nil"/>
              <w:insideH w:val="nil"/>
              <w:insideV w:val="nil"/>
            </w:tcBorders>
            <w:tcMar>
              <w:top w:w="70" w:type="dxa"/>
              <w:left w:w="70" w:type="dxa"/>
              <w:bottom w:w="70" w:type="dxa"/>
              <w:right w:w="70" w:type="dxa"/>
            </w:tcMar>
            <w:vAlign w:val="center"/>
          </w:tcPr>
          <w:p w14:paraId="7C8F70D2">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1.55</w:t>
            </w:r>
          </w:p>
        </w:tc>
        <w:tc>
          <w:tcPr>
            <w:tcW w:w="4491" w:type="dxa"/>
            <w:tcBorders>
              <w:top w:val="nil"/>
              <w:left w:val="nil"/>
              <w:bottom w:val="nil"/>
              <w:right w:val="nil"/>
              <w:insideH w:val="nil"/>
              <w:insideV w:val="nil"/>
            </w:tcBorders>
            <w:tcMar>
              <w:top w:w="70" w:type="dxa"/>
              <w:left w:w="70" w:type="dxa"/>
              <w:bottom w:w="70" w:type="dxa"/>
              <w:right w:w="70" w:type="dxa"/>
            </w:tcMar>
            <w:vAlign w:val="center"/>
          </w:tcPr>
          <w:p w14:paraId="3114620E">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unchanged in reduced-form recovery-index scaling check</w:t>
            </w:r>
          </w:p>
        </w:tc>
      </w:tr>
      <w:tr w14:paraId="2A751AB2">
        <w:tc>
          <w:tcPr>
            <w:tcW w:w="1050" w:type="dxa"/>
            <w:tcBorders>
              <w:top w:val="nil"/>
              <w:left w:val="nil"/>
              <w:bottom w:val="nil"/>
              <w:right w:val="nil"/>
              <w:insideH w:val="nil"/>
              <w:insideV w:val="nil"/>
            </w:tcBorders>
            <w:tcMar>
              <w:top w:w="70" w:type="dxa"/>
              <w:left w:w="70" w:type="dxa"/>
              <w:bottom w:w="70" w:type="dxa"/>
              <w:right w:w="70" w:type="dxa"/>
            </w:tcMar>
            <w:vAlign w:val="center"/>
          </w:tcPr>
          <w:p w14:paraId="6814F3D2">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w:t>
            </w:r>
          </w:p>
        </w:tc>
        <w:tc>
          <w:tcPr>
            <w:tcW w:w="759" w:type="dxa"/>
            <w:tcBorders>
              <w:top w:val="nil"/>
              <w:left w:val="nil"/>
              <w:bottom w:val="nil"/>
              <w:right w:val="nil"/>
              <w:insideH w:val="nil"/>
              <w:insideV w:val="nil"/>
            </w:tcBorders>
            <w:tcMar>
              <w:top w:w="70" w:type="dxa"/>
              <w:left w:w="70" w:type="dxa"/>
              <w:bottom w:w="70" w:type="dxa"/>
              <w:right w:w="70" w:type="dxa"/>
            </w:tcMar>
            <w:vAlign w:val="center"/>
          </w:tcPr>
          <w:p w14:paraId="03CE579D">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0.1%</w:t>
            </w:r>
          </w:p>
        </w:tc>
        <w:tc>
          <w:tcPr>
            <w:tcW w:w="677" w:type="dxa"/>
            <w:tcBorders>
              <w:top w:val="nil"/>
              <w:left w:val="nil"/>
              <w:bottom w:val="nil"/>
              <w:right w:val="nil"/>
              <w:insideH w:val="nil"/>
              <w:insideV w:val="nil"/>
            </w:tcBorders>
            <w:tcMar>
              <w:top w:w="70" w:type="dxa"/>
              <w:left w:w="70" w:type="dxa"/>
              <w:bottom w:w="70" w:type="dxa"/>
              <w:right w:w="70" w:type="dxa"/>
            </w:tcMar>
            <w:vAlign w:val="center"/>
          </w:tcPr>
          <w:p w14:paraId="7DF268C2">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767</w:t>
            </w:r>
          </w:p>
        </w:tc>
        <w:tc>
          <w:tcPr>
            <w:tcW w:w="922" w:type="dxa"/>
            <w:tcBorders>
              <w:top w:val="nil"/>
              <w:left w:val="nil"/>
              <w:bottom w:val="nil"/>
              <w:right w:val="nil"/>
              <w:insideH w:val="nil"/>
              <w:insideV w:val="nil"/>
            </w:tcBorders>
            <w:tcMar>
              <w:top w:w="70" w:type="dxa"/>
              <w:left w:w="70" w:type="dxa"/>
              <w:bottom w:w="70" w:type="dxa"/>
              <w:right w:w="70" w:type="dxa"/>
            </w:tcMar>
            <w:vAlign w:val="center"/>
          </w:tcPr>
          <w:p w14:paraId="3E909045">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71.7</w:t>
            </w:r>
          </w:p>
        </w:tc>
        <w:tc>
          <w:tcPr>
            <w:tcW w:w="922" w:type="dxa"/>
            <w:tcBorders>
              <w:top w:val="nil"/>
              <w:left w:val="nil"/>
              <w:bottom w:val="nil"/>
              <w:right w:val="nil"/>
              <w:insideH w:val="nil"/>
              <w:insideV w:val="nil"/>
            </w:tcBorders>
            <w:tcMar>
              <w:top w:w="70" w:type="dxa"/>
              <w:left w:w="70" w:type="dxa"/>
              <w:bottom w:w="70" w:type="dxa"/>
              <w:right w:w="70" w:type="dxa"/>
            </w:tcMar>
            <w:vAlign w:val="center"/>
          </w:tcPr>
          <w:p w14:paraId="63E88426">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71.2</w:t>
            </w:r>
          </w:p>
        </w:tc>
        <w:tc>
          <w:tcPr>
            <w:tcW w:w="922" w:type="dxa"/>
            <w:tcBorders>
              <w:top w:val="nil"/>
              <w:left w:val="nil"/>
              <w:bottom w:val="nil"/>
              <w:right w:val="nil"/>
              <w:insideH w:val="nil"/>
              <w:insideV w:val="nil"/>
            </w:tcBorders>
            <w:tcMar>
              <w:top w:w="70" w:type="dxa"/>
              <w:left w:w="70" w:type="dxa"/>
              <w:bottom w:w="70" w:type="dxa"/>
              <w:right w:w="70" w:type="dxa"/>
            </w:tcMar>
            <w:vAlign w:val="center"/>
          </w:tcPr>
          <w:p w14:paraId="1186F7D9">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0.01</w:t>
            </w:r>
          </w:p>
        </w:tc>
        <w:tc>
          <w:tcPr>
            <w:tcW w:w="922" w:type="dxa"/>
            <w:tcBorders>
              <w:top w:val="nil"/>
              <w:left w:val="nil"/>
              <w:bottom w:val="nil"/>
              <w:right w:val="nil"/>
              <w:insideH w:val="nil"/>
              <w:insideV w:val="nil"/>
            </w:tcBorders>
            <w:tcMar>
              <w:top w:w="70" w:type="dxa"/>
              <w:left w:w="70" w:type="dxa"/>
              <w:bottom w:w="70" w:type="dxa"/>
              <w:right w:w="70" w:type="dxa"/>
            </w:tcMar>
            <w:vAlign w:val="center"/>
          </w:tcPr>
          <w:p w14:paraId="139ECB93">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0.06</w:t>
            </w:r>
          </w:p>
        </w:tc>
        <w:tc>
          <w:tcPr>
            <w:tcW w:w="4491" w:type="dxa"/>
            <w:tcBorders>
              <w:top w:val="nil"/>
              <w:left w:val="nil"/>
              <w:bottom w:val="nil"/>
              <w:right w:val="nil"/>
              <w:insideH w:val="nil"/>
              <w:insideV w:val="nil"/>
            </w:tcBorders>
            <w:tcMar>
              <w:top w:w="70" w:type="dxa"/>
              <w:left w:w="70" w:type="dxa"/>
              <w:bottom w:w="70" w:type="dxa"/>
              <w:right w:w="70" w:type="dxa"/>
            </w:tcMar>
            <w:vAlign w:val="center"/>
          </w:tcPr>
          <w:p w14:paraId="6ABFE0F6">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unchanged in reduced-form recovery-index scaling check</w:t>
            </w:r>
          </w:p>
        </w:tc>
      </w:tr>
      <w:tr w14:paraId="585C4448">
        <w:tc>
          <w:tcPr>
            <w:tcW w:w="1050" w:type="dxa"/>
            <w:tcBorders>
              <w:top w:val="nil"/>
              <w:left w:val="nil"/>
              <w:bottom w:val="single" w:color="000000" w:sz="12" w:space="0"/>
              <w:right w:val="nil"/>
              <w:insideH w:val="nil"/>
              <w:insideV w:val="nil"/>
            </w:tcBorders>
            <w:tcMar>
              <w:top w:w="70" w:type="dxa"/>
              <w:left w:w="70" w:type="dxa"/>
              <w:bottom w:w="70" w:type="dxa"/>
              <w:right w:w="70" w:type="dxa"/>
            </w:tcMar>
            <w:vAlign w:val="center"/>
          </w:tcPr>
          <w:p w14:paraId="06F151F6">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2</w:t>
            </w:r>
          </w:p>
        </w:tc>
        <w:tc>
          <w:tcPr>
            <w:tcW w:w="759" w:type="dxa"/>
            <w:tcBorders>
              <w:top w:val="nil"/>
              <w:left w:val="nil"/>
              <w:bottom w:val="single" w:color="000000" w:sz="12" w:space="0"/>
              <w:right w:val="nil"/>
              <w:insideH w:val="nil"/>
              <w:insideV w:val="nil"/>
            </w:tcBorders>
            <w:tcMar>
              <w:top w:w="70" w:type="dxa"/>
              <w:left w:w="70" w:type="dxa"/>
              <w:bottom w:w="70" w:type="dxa"/>
              <w:right w:w="70" w:type="dxa"/>
            </w:tcMar>
            <w:vAlign w:val="center"/>
          </w:tcPr>
          <w:p w14:paraId="6836FEE1">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w:t>
            </w:r>
          </w:p>
        </w:tc>
        <w:tc>
          <w:tcPr>
            <w:tcW w:w="677" w:type="dxa"/>
            <w:tcBorders>
              <w:top w:val="nil"/>
              <w:left w:val="nil"/>
              <w:bottom w:val="single" w:color="000000" w:sz="12" w:space="0"/>
              <w:right w:val="nil"/>
              <w:insideH w:val="nil"/>
              <w:insideV w:val="nil"/>
            </w:tcBorders>
            <w:tcMar>
              <w:top w:w="70" w:type="dxa"/>
              <w:left w:w="70" w:type="dxa"/>
              <w:bottom w:w="70" w:type="dxa"/>
              <w:right w:w="70" w:type="dxa"/>
            </w:tcMar>
            <w:vAlign w:val="center"/>
          </w:tcPr>
          <w:p w14:paraId="254E0D83">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7669</w:t>
            </w:r>
          </w:p>
        </w:tc>
        <w:tc>
          <w:tcPr>
            <w:tcW w:w="922" w:type="dxa"/>
            <w:tcBorders>
              <w:top w:val="nil"/>
              <w:left w:val="nil"/>
              <w:bottom w:val="single" w:color="000000" w:sz="12" w:space="0"/>
              <w:right w:val="nil"/>
              <w:insideH w:val="nil"/>
              <w:insideV w:val="nil"/>
            </w:tcBorders>
            <w:tcMar>
              <w:top w:w="70" w:type="dxa"/>
              <w:left w:w="70" w:type="dxa"/>
              <w:bottom w:w="70" w:type="dxa"/>
              <w:right w:w="70" w:type="dxa"/>
            </w:tcMar>
            <w:vAlign w:val="center"/>
          </w:tcPr>
          <w:p w14:paraId="4A9C3709">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91.2</w:t>
            </w:r>
          </w:p>
        </w:tc>
        <w:tc>
          <w:tcPr>
            <w:tcW w:w="922" w:type="dxa"/>
            <w:tcBorders>
              <w:top w:val="nil"/>
              <w:left w:val="nil"/>
              <w:bottom w:val="single" w:color="000000" w:sz="12" w:space="0"/>
              <w:right w:val="nil"/>
              <w:insideH w:val="nil"/>
              <w:insideV w:val="nil"/>
            </w:tcBorders>
            <w:tcMar>
              <w:top w:w="70" w:type="dxa"/>
              <w:left w:w="70" w:type="dxa"/>
              <w:bottom w:w="70" w:type="dxa"/>
              <w:right w:w="70" w:type="dxa"/>
            </w:tcMar>
            <w:vAlign w:val="center"/>
          </w:tcPr>
          <w:p w14:paraId="0D700E9E">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91.2</w:t>
            </w:r>
          </w:p>
        </w:tc>
        <w:tc>
          <w:tcPr>
            <w:tcW w:w="922" w:type="dxa"/>
            <w:tcBorders>
              <w:top w:val="nil"/>
              <w:left w:val="nil"/>
              <w:bottom w:val="single" w:color="000000" w:sz="12" w:space="0"/>
              <w:right w:val="nil"/>
              <w:insideH w:val="nil"/>
              <w:insideV w:val="nil"/>
            </w:tcBorders>
            <w:tcMar>
              <w:top w:w="70" w:type="dxa"/>
              <w:left w:w="70" w:type="dxa"/>
              <w:bottom w:w="70" w:type="dxa"/>
              <w:right w:w="70" w:type="dxa"/>
            </w:tcMar>
            <w:vAlign w:val="center"/>
          </w:tcPr>
          <w:p w14:paraId="1D5B824F">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0.16</w:t>
            </w:r>
          </w:p>
        </w:tc>
        <w:tc>
          <w:tcPr>
            <w:tcW w:w="922" w:type="dxa"/>
            <w:tcBorders>
              <w:top w:val="nil"/>
              <w:left w:val="nil"/>
              <w:bottom w:val="single" w:color="000000" w:sz="12" w:space="0"/>
              <w:right w:val="nil"/>
              <w:insideH w:val="nil"/>
              <w:insideV w:val="nil"/>
            </w:tcBorders>
            <w:tcMar>
              <w:top w:w="70" w:type="dxa"/>
              <w:left w:w="70" w:type="dxa"/>
              <w:bottom w:w="70" w:type="dxa"/>
              <w:right w:w="70" w:type="dxa"/>
            </w:tcMar>
            <w:vAlign w:val="center"/>
          </w:tcPr>
          <w:p w14:paraId="051F7ECE">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1.55</w:t>
            </w:r>
          </w:p>
        </w:tc>
        <w:tc>
          <w:tcPr>
            <w:tcW w:w="4491" w:type="dxa"/>
            <w:tcBorders>
              <w:top w:val="nil"/>
              <w:left w:val="nil"/>
              <w:bottom w:val="single" w:color="000000" w:sz="12" w:space="0"/>
              <w:right w:val="nil"/>
              <w:insideH w:val="nil"/>
              <w:insideV w:val="nil"/>
            </w:tcBorders>
            <w:tcMar>
              <w:top w:w="70" w:type="dxa"/>
              <w:left w:w="70" w:type="dxa"/>
              <w:bottom w:w="70" w:type="dxa"/>
              <w:right w:w="70" w:type="dxa"/>
            </w:tcMar>
            <w:vAlign w:val="center"/>
          </w:tcPr>
          <w:p w14:paraId="7A1BE0FC">
            <w:pPr>
              <w:spacing w:before="0" w:after="0" w:line="240" w:lineRule="auto"/>
              <w:jc w:val="left"/>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unchanged in reduced-form recovery-index scaling check</w:t>
            </w:r>
          </w:p>
        </w:tc>
      </w:tr>
    </w:tbl>
    <w:p w14:paraId="23A39935">
      <w:pPr>
        <w:spacing w:after="100" w:line="252" w:lineRule="auto"/>
        <w:rPr>
          <w:rFonts w:hint="default" w:ascii="Times New Roman" w:hAnsi="Times New Roman" w:eastAsia="Times New Roman"/>
          <w:b/>
          <w:sz w:val="22"/>
        </w:rPr>
      </w:pPr>
      <w:r>
        <w:rPr>
          <w:rFonts w:hint="default" w:ascii="Times New Roman" w:hAnsi="Times New Roman" w:eastAsia="Times New Roman"/>
          <w:b/>
          <w:sz w:val="22"/>
        </w:rPr>
        <w:t>Table S12. Bottleneck-definition and top-K stability</w:t>
      </w:r>
    </w:p>
    <w:tbl>
      <w:tblPr>
        <w:tblStyle w:val="32"/>
        <w:tblW w:w="0" w:type="auto"/>
        <w:tblInd w:w="0" w:type="dxa"/>
        <w:tblLayout w:type="autofit"/>
        <w:tblCellMar>
          <w:top w:w="0" w:type="dxa"/>
          <w:left w:w="108" w:type="dxa"/>
          <w:bottom w:w="0" w:type="dxa"/>
          <w:right w:w="108" w:type="dxa"/>
        </w:tblCellMar>
      </w:tblPr>
      <w:tblGrid>
        <w:gridCol w:w="3552"/>
        <w:gridCol w:w="3552"/>
        <w:gridCol w:w="3552"/>
      </w:tblGrid>
      <w:tr w14:paraId="2958541B">
        <w:trPr>
          <w:tblHeader/>
        </w:trPr>
        <w:tc>
          <w:tcPr>
            <w:tcW w:w="355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2545D530">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Sensitivity check</w:t>
            </w:r>
          </w:p>
        </w:tc>
        <w:tc>
          <w:tcPr>
            <w:tcW w:w="355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3CFD31C0">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Jaccard results (K500, top 1%, top 3%, top 5%, top 10%)</w:t>
            </w:r>
          </w:p>
        </w:tc>
        <w:tc>
          <w:tcPr>
            <w:tcW w:w="3552"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4409FF99">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Interpretation</w:t>
            </w:r>
          </w:p>
        </w:tc>
      </w:tr>
      <w:tr w14:paraId="6765A384">
        <w:tc>
          <w:tcPr>
            <w:tcW w:w="3552" w:type="dxa"/>
            <w:tcBorders>
              <w:top w:val="nil"/>
              <w:left w:val="nil"/>
              <w:bottom w:val="nil"/>
              <w:right w:val="nil"/>
              <w:insideH w:val="nil"/>
              <w:insideV w:val="nil"/>
            </w:tcBorders>
            <w:tcMar>
              <w:top w:w="70" w:type="dxa"/>
              <w:left w:w="70" w:type="dxa"/>
              <w:bottom w:w="70" w:type="dxa"/>
              <w:right w:w="70" w:type="dxa"/>
            </w:tcMar>
          </w:tcPr>
          <w:p w14:paraId="2DEB15E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Raw NI x CV product, NI alpha 1.5-2.5</w:t>
            </w:r>
          </w:p>
        </w:tc>
        <w:tc>
          <w:tcPr>
            <w:tcW w:w="3552" w:type="dxa"/>
            <w:tcBorders>
              <w:top w:val="nil"/>
              <w:left w:val="nil"/>
              <w:bottom w:val="nil"/>
              <w:right w:val="nil"/>
              <w:insideH w:val="nil"/>
              <w:insideV w:val="nil"/>
            </w:tcBorders>
            <w:tcMar>
              <w:top w:w="70" w:type="dxa"/>
              <w:left w:w="70" w:type="dxa"/>
              <w:bottom w:w="70" w:type="dxa"/>
              <w:right w:w="70" w:type="dxa"/>
            </w:tcMar>
          </w:tcPr>
          <w:p w14:paraId="5C4F055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0.832-0.869, 0.878-0.929, 0.917-0.954, 0.940-0.966, 0.998-0.999</w:t>
            </w:r>
          </w:p>
        </w:tc>
        <w:tc>
          <w:tcPr>
            <w:tcW w:w="3552" w:type="dxa"/>
            <w:tcBorders>
              <w:top w:val="nil"/>
              <w:left w:val="nil"/>
              <w:bottom w:val="nil"/>
              <w:right w:val="nil"/>
              <w:insideH w:val="nil"/>
              <w:insideV w:val="nil"/>
            </w:tcBorders>
            <w:tcMar>
              <w:top w:w="70" w:type="dxa"/>
              <w:left w:w="70" w:type="dxa"/>
              <w:bottom w:w="70" w:type="dxa"/>
              <w:right w:w="70" w:type="dxa"/>
            </w:tcMar>
          </w:tcPr>
          <w:p w14:paraId="04F3A03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High overlap across K=500, top 1%, 3%, 5% and 10%</w:t>
            </w:r>
          </w:p>
        </w:tc>
      </w:tr>
      <w:tr w14:paraId="561738A8">
        <w:tc>
          <w:tcPr>
            <w:tcW w:w="3552" w:type="dxa"/>
            <w:tcBorders>
              <w:top w:val="nil"/>
              <w:left w:val="nil"/>
              <w:bottom w:val="nil"/>
              <w:right w:val="nil"/>
              <w:insideH w:val="nil"/>
              <w:insideV w:val="nil"/>
            </w:tcBorders>
            <w:tcMar>
              <w:top w:w="70" w:type="dxa"/>
              <w:left w:w="70" w:type="dxa"/>
              <w:bottom w:w="70" w:type="dxa"/>
              <w:right w:w="70" w:type="dxa"/>
            </w:tcMar>
          </w:tcPr>
          <w:p w14:paraId="49E5B84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Standardized NI x CV product, NI alpha 1.5-2.5</w:t>
            </w:r>
          </w:p>
        </w:tc>
        <w:tc>
          <w:tcPr>
            <w:tcW w:w="3552" w:type="dxa"/>
            <w:tcBorders>
              <w:top w:val="nil"/>
              <w:left w:val="nil"/>
              <w:bottom w:val="nil"/>
              <w:right w:val="nil"/>
              <w:insideH w:val="nil"/>
              <w:insideV w:val="nil"/>
            </w:tcBorders>
            <w:tcMar>
              <w:top w:w="70" w:type="dxa"/>
              <w:left w:w="70" w:type="dxa"/>
              <w:bottom w:w="70" w:type="dxa"/>
              <w:right w:w="70" w:type="dxa"/>
            </w:tcMar>
          </w:tcPr>
          <w:p w14:paraId="445BC6D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0.832-0.869, 0.878-0.929, 0.917-0.954, 0.940-0.966, 0.998-0.999</w:t>
            </w:r>
          </w:p>
        </w:tc>
        <w:tc>
          <w:tcPr>
            <w:tcW w:w="3552" w:type="dxa"/>
            <w:tcBorders>
              <w:top w:val="nil"/>
              <w:left w:val="nil"/>
              <w:bottom w:val="nil"/>
              <w:right w:val="nil"/>
              <w:insideH w:val="nil"/>
              <w:insideV w:val="nil"/>
            </w:tcBorders>
            <w:tcMar>
              <w:top w:w="70" w:type="dxa"/>
              <w:left w:w="70" w:type="dxa"/>
              <w:bottom w:w="70" w:type="dxa"/>
              <w:right w:w="70" w:type="dxa"/>
            </w:tcMar>
          </w:tcPr>
          <w:p w14:paraId="17C95DD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Same product-family geography at reported precision</w:t>
            </w:r>
          </w:p>
        </w:tc>
      </w:tr>
      <w:tr w14:paraId="61B21847">
        <w:tc>
          <w:tcPr>
            <w:tcW w:w="3552" w:type="dxa"/>
            <w:tcBorders>
              <w:top w:val="nil"/>
              <w:left w:val="nil"/>
              <w:bottom w:val="nil"/>
              <w:right w:val="nil"/>
              <w:insideH w:val="nil"/>
              <w:insideV w:val="nil"/>
            </w:tcBorders>
            <w:tcMar>
              <w:top w:w="70" w:type="dxa"/>
              <w:left w:w="70" w:type="dxa"/>
              <w:bottom w:w="70" w:type="dxa"/>
              <w:right w:w="70" w:type="dxa"/>
            </w:tcMar>
          </w:tcPr>
          <w:p w14:paraId="6996E0B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Rank-sum score, NI alpha 1.5-2.5</w:t>
            </w:r>
          </w:p>
        </w:tc>
        <w:tc>
          <w:tcPr>
            <w:tcW w:w="3552" w:type="dxa"/>
            <w:tcBorders>
              <w:top w:val="nil"/>
              <w:left w:val="nil"/>
              <w:bottom w:val="nil"/>
              <w:right w:val="nil"/>
              <w:insideH w:val="nil"/>
              <w:insideV w:val="nil"/>
            </w:tcBorders>
            <w:tcMar>
              <w:top w:w="70" w:type="dxa"/>
              <w:left w:w="70" w:type="dxa"/>
              <w:bottom w:w="70" w:type="dxa"/>
              <w:right w:w="70" w:type="dxa"/>
            </w:tcMar>
          </w:tcPr>
          <w:p w14:paraId="3B348D9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0.010, 0.073, 0.189, 0.334, 0.366</w:t>
            </w:r>
          </w:p>
        </w:tc>
        <w:tc>
          <w:tcPr>
            <w:tcW w:w="3552" w:type="dxa"/>
            <w:tcBorders>
              <w:top w:val="nil"/>
              <w:left w:val="nil"/>
              <w:bottom w:val="nil"/>
              <w:right w:val="nil"/>
              <w:insideH w:val="nil"/>
              <w:insideV w:val="nil"/>
            </w:tcBorders>
            <w:tcMar>
              <w:top w:w="70" w:type="dxa"/>
              <w:left w:w="70" w:type="dxa"/>
              <w:bottom w:w="70" w:type="dxa"/>
              <w:right w:w="70" w:type="dxa"/>
            </w:tcMar>
          </w:tcPr>
          <w:p w14:paraId="77B32A3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Exact segment top-K is sensitive; use as priority-zone check</w:t>
            </w:r>
          </w:p>
        </w:tc>
      </w:tr>
      <w:tr w14:paraId="7487AA3A">
        <w:tc>
          <w:tcPr>
            <w:tcW w:w="3552" w:type="dxa"/>
            <w:tcBorders>
              <w:top w:val="nil"/>
              <w:left w:val="nil"/>
              <w:bottom w:val="nil"/>
              <w:right w:val="nil"/>
              <w:insideH w:val="nil"/>
              <w:insideV w:val="nil"/>
            </w:tcBorders>
            <w:tcMar>
              <w:top w:w="70" w:type="dxa"/>
              <w:left w:w="70" w:type="dxa"/>
              <w:bottom w:w="70" w:type="dxa"/>
              <w:right w:w="70" w:type="dxa"/>
            </w:tcMar>
          </w:tcPr>
          <w:p w14:paraId="076CAE0A">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Additive normalized score, NI alpha 1.5-2.5</w:t>
            </w:r>
          </w:p>
        </w:tc>
        <w:tc>
          <w:tcPr>
            <w:tcW w:w="3552" w:type="dxa"/>
            <w:tcBorders>
              <w:top w:val="nil"/>
              <w:left w:val="nil"/>
              <w:bottom w:val="nil"/>
              <w:right w:val="nil"/>
              <w:insideH w:val="nil"/>
              <w:insideV w:val="nil"/>
            </w:tcBorders>
            <w:tcMar>
              <w:top w:w="70" w:type="dxa"/>
              <w:left w:w="70" w:type="dxa"/>
              <w:bottom w:w="70" w:type="dxa"/>
              <w:right w:w="70" w:type="dxa"/>
            </w:tcMar>
          </w:tcPr>
          <w:p w14:paraId="0B7F398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0.001-0.002, 0.006, 0.016, 0.025, 0.046</w:t>
            </w:r>
          </w:p>
        </w:tc>
        <w:tc>
          <w:tcPr>
            <w:tcW w:w="3552" w:type="dxa"/>
            <w:tcBorders>
              <w:top w:val="nil"/>
              <w:left w:val="nil"/>
              <w:bottom w:val="nil"/>
              <w:right w:val="nil"/>
              <w:insideH w:val="nil"/>
              <w:insideV w:val="nil"/>
            </w:tcBorders>
            <w:tcMar>
              <w:top w:w="70" w:type="dxa"/>
              <w:left w:w="70" w:type="dxa"/>
              <w:bottom w:w="70" w:type="dxa"/>
              <w:right w:w="70" w:type="dxa"/>
            </w:tcMar>
          </w:tcPr>
          <w:p w14:paraId="35AAE89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Promotes high-NI-only or high-CV-only links; do not overclaim exact geography</w:t>
            </w:r>
          </w:p>
        </w:tc>
      </w:tr>
      <w:tr w14:paraId="4E12BD61">
        <w:tc>
          <w:tcPr>
            <w:tcW w:w="3552" w:type="dxa"/>
            <w:tcBorders>
              <w:top w:val="nil"/>
              <w:left w:val="nil"/>
              <w:bottom w:val="single" w:color="000000" w:sz="12" w:space="0"/>
              <w:right w:val="nil"/>
              <w:insideH w:val="nil"/>
              <w:insideV w:val="nil"/>
            </w:tcBorders>
            <w:tcMar>
              <w:top w:w="70" w:type="dxa"/>
              <w:left w:w="70" w:type="dxa"/>
              <w:bottom w:w="70" w:type="dxa"/>
              <w:right w:w="70" w:type="dxa"/>
            </w:tcMar>
          </w:tcPr>
          <w:p w14:paraId="2BD739C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High NI/high CV threshold</w:t>
            </w:r>
          </w:p>
        </w:tc>
        <w:tc>
          <w:tcPr>
            <w:tcW w:w="3552" w:type="dxa"/>
            <w:tcBorders>
              <w:top w:val="nil"/>
              <w:left w:val="nil"/>
              <w:bottom w:val="single" w:color="000000" w:sz="12" w:space="0"/>
              <w:right w:val="nil"/>
              <w:insideH w:val="nil"/>
              <w:insideV w:val="nil"/>
            </w:tcBorders>
            <w:tcMar>
              <w:top w:w="70" w:type="dxa"/>
              <w:left w:w="70" w:type="dxa"/>
              <w:bottom w:w="70" w:type="dxa"/>
              <w:right w:w="70" w:type="dxa"/>
            </w:tcMar>
          </w:tcPr>
          <w:p w14:paraId="32A470D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Upper quartile Jaccard 0.500; top decile Jaccard 0.018</w:t>
            </w:r>
          </w:p>
        </w:tc>
        <w:tc>
          <w:tcPr>
            <w:tcW w:w="3552" w:type="dxa"/>
            <w:tcBorders>
              <w:top w:val="nil"/>
              <w:left w:val="nil"/>
              <w:bottom w:val="single" w:color="000000" w:sz="12" w:space="0"/>
              <w:right w:val="nil"/>
              <w:insideH w:val="nil"/>
              <w:insideV w:val="nil"/>
            </w:tcBorders>
            <w:tcMar>
              <w:top w:w="70" w:type="dxa"/>
              <w:left w:w="70" w:type="dxa"/>
              <w:bottom w:w="70" w:type="dxa"/>
              <w:right w:w="70" w:type="dxa"/>
            </w:tcMar>
          </w:tcPr>
          <w:p w14:paraId="629F6A6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Stable as nested hotspot core, not as identical edge set</w:t>
            </w:r>
          </w:p>
        </w:tc>
      </w:tr>
    </w:tbl>
    <w:p w14:paraId="326D1E78">
      <w:pPr>
        <w:rPr>
          <w:rFonts w:hint="default" w:ascii="Times New Roman Regular" w:hAnsi="Times New Roman Regular" w:cs="Times New Roman Regular"/>
          <w:sz w:val="21"/>
          <w:szCs w:val="21"/>
        </w:rPr>
      </w:pPr>
    </w:p>
    <w:p w14:paraId="2E83A1FE">
      <w:pPr>
        <w:spacing w:after="100" w:line="252"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Thus, the recovery conclusion is robust to reasonable parameter variation. The product-family bottleneck geography is stable, whereas additive and rank-sum alternatives change exact segment-level top-K lists. We therefore interpret segment-level rankings as priority zones rather than exact immutable lists.</w:t>
      </w:r>
    </w:p>
    <w:p w14:paraId="24F1E6E4">
      <w:pPr>
        <w:spacing w:after="100" w:line="252" w:lineRule="auto"/>
        <w:rPr>
          <w:rFonts w:hint="default" w:ascii="Times New Roman" w:hAnsi="Times New Roman" w:eastAsia="Times New Roman"/>
          <w:b/>
          <w:sz w:val="24"/>
        </w:rPr>
      </w:pPr>
      <w:r>
        <w:rPr>
          <w:rFonts w:hint="default" w:ascii="Times New Roman" w:hAnsi="Times New Roman" w:eastAsia="Times New Roman"/>
          <w:b/>
          <w:sz w:val="24"/>
        </w:rPr>
        <w:t>Supplementary Methods S</w:t>
      </w:r>
      <w:r>
        <w:rPr>
          <w:rFonts w:hint="default" w:ascii="Times New Roman" w:hAnsi="Times New Roman" w:eastAsia="Times New Roman"/>
          <w:b/>
          <w:sz w:val="24"/>
          <w:lang w:val="en-US" w:eastAsia="zh-CN"/>
        </w:rPr>
        <w:t>8</w:t>
      </w:r>
      <w:r>
        <w:rPr>
          <w:rFonts w:hint="default" w:ascii="Times New Roman" w:hAnsi="Times New Roman" w:eastAsia="Times New Roman"/>
          <w:b/>
          <w:sz w:val="24"/>
        </w:rPr>
        <w:t>. Future-scenario robustness under stronger forcing</w:t>
      </w:r>
    </w:p>
    <w:p w14:paraId="1D0921AE">
      <w:pPr>
        <w:spacing w:after="100" w:line="252"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The main future-stability analysis used RCP4.5. We added an empirical stronger-forcing comparison using raw RCP8.5 climate data for MPI-M-MPI-ESM-LR, period 2085. The RCP8.5 run generated future speeds for 50 country folders and 9,302,078 road segments.</w:t>
      </w:r>
    </w:p>
    <w:p w14:paraId="6C3A234C">
      <w:pPr>
        <w:spacing w:after="100" w:line="252" w:lineRule="auto"/>
        <w:rPr>
          <w:rFonts w:hint="default" w:ascii="Times New Roman" w:hAnsi="Times New Roman" w:eastAsia="Times New Roman"/>
          <w:b/>
          <w:sz w:val="22"/>
        </w:rPr>
      </w:pPr>
      <w:r>
        <w:rPr>
          <w:rFonts w:hint="default" w:ascii="Times New Roman" w:hAnsi="Times New Roman" w:eastAsia="Times New Roman"/>
          <w:b/>
          <w:sz w:val="22"/>
        </w:rPr>
        <w:t>Table S13. RCP8.5 future-stability check</w:t>
      </w:r>
    </w:p>
    <w:tbl>
      <w:tblPr>
        <w:tblStyle w:val="32"/>
        <w:tblW w:w="0" w:type="auto"/>
        <w:tblInd w:w="0" w:type="dxa"/>
        <w:tblLayout w:type="autofit"/>
        <w:tblCellMar>
          <w:top w:w="0" w:type="dxa"/>
          <w:left w:w="108" w:type="dxa"/>
          <w:bottom w:w="0" w:type="dxa"/>
          <w:right w:w="108" w:type="dxa"/>
        </w:tblCellMar>
      </w:tblPr>
      <w:tblGrid>
        <w:gridCol w:w="5328"/>
        <w:gridCol w:w="5328"/>
      </w:tblGrid>
      <w:tr w14:paraId="32F876F6">
        <w:trPr>
          <w:tblHeader/>
        </w:trPr>
        <w:tc>
          <w:tcPr>
            <w:tcW w:w="5328"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4C186410">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Quantity</w:t>
            </w:r>
          </w:p>
        </w:tc>
        <w:tc>
          <w:tcPr>
            <w:tcW w:w="5328"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7102628D">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Result</w:t>
            </w:r>
          </w:p>
        </w:tc>
      </w:tr>
      <w:tr w14:paraId="2E09AB05">
        <w:tc>
          <w:tcPr>
            <w:tcW w:w="5328" w:type="dxa"/>
            <w:tcBorders>
              <w:top w:val="nil"/>
              <w:left w:val="nil"/>
              <w:bottom w:val="nil"/>
              <w:right w:val="nil"/>
              <w:insideH w:val="nil"/>
              <w:insideV w:val="nil"/>
            </w:tcBorders>
            <w:tcMar>
              <w:top w:w="70" w:type="dxa"/>
              <w:left w:w="70" w:type="dxa"/>
              <w:bottom w:w="70" w:type="dxa"/>
              <w:right w:w="70" w:type="dxa"/>
            </w:tcMar>
          </w:tcPr>
          <w:p w14:paraId="6029C8E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Scenario</w:t>
            </w:r>
          </w:p>
        </w:tc>
        <w:tc>
          <w:tcPr>
            <w:tcW w:w="5328" w:type="dxa"/>
            <w:tcBorders>
              <w:top w:val="nil"/>
              <w:left w:val="nil"/>
              <w:bottom w:val="nil"/>
              <w:right w:val="nil"/>
              <w:insideH w:val="nil"/>
              <w:insideV w:val="nil"/>
            </w:tcBorders>
            <w:tcMar>
              <w:top w:w="70" w:type="dxa"/>
              <w:left w:w="70" w:type="dxa"/>
              <w:bottom w:w="70" w:type="dxa"/>
              <w:right w:w="70" w:type="dxa"/>
            </w:tcMar>
          </w:tcPr>
          <w:p w14:paraId="6A41004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MPI-M-MPI-ESM-LR, RCP8.5, 2085</w:t>
            </w:r>
          </w:p>
        </w:tc>
      </w:tr>
      <w:tr w14:paraId="46D4232E">
        <w:tc>
          <w:tcPr>
            <w:tcW w:w="5328" w:type="dxa"/>
            <w:tcBorders>
              <w:top w:val="nil"/>
              <w:left w:val="nil"/>
              <w:bottom w:val="nil"/>
              <w:right w:val="nil"/>
              <w:insideH w:val="nil"/>
              <w:insideV w:val="nil"/>
            </w:tcBorders>
            <w:tcMar>
              <w:top w:w="70" w:type="dxa"/>
              <w:left w:w="70" w:type="dxa"/>
              <w:bottom w:w="70" w:type="dxa"/>
              <w:right w:w="70" w:type="dxa"/>
            </w:tcMar>
          </w:tcPr>
          <w:p w14:paraId="0FA86E8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Country speed files generated</w:t>
            </w:r>
          </w:p>
        </w:tc>
        <w:tc>
          <w:tcPr>
            <w:tcW w:w="5328" w:type="dxa"/>
            <w:tcBorders>
              <w:top w:val="nil"/>
              <w:left w:val="nil"/>
              <w:bottom w:val="nil"/>
              <w:right w:val="nil"/>
              <w:insideH w:val="nil"/>
              <w:insideV w:val="nil"/>
            </w:tcBorders>
            <w:tcMar>
              <w:top w:w="70" w:type="dxa"/>
              <w:left w:w="70" w:type="dxa"/>
              <w:bottom w:w="70" w:type="dxa"/>
              <w:right w:w="70" w:type="dxa"/>
            </w:tcMar>
          </w:tcPr>
          <w:p w14:paraId="7512157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50</w:t>
            </w:r>
          </w:p>
        </w:tc>
      </w:tr>
      <w:tr w14:paraId="0B58B94C">
        <w:tc>
          <w:tcPr>
            <w:tcW w:w="5328" w:type="dxa"/>
            <w:tcBorders>
              <w:top w:val="nil"/>
              <w:left w:val="nil"/>
              <w:bottom w:val="nil"/>
              <w:right w:val="nil"/>
              <w:insideH w:val="nil"/>
              <w:insideV w:val="nil"/>
            </w:tcBorders>
            <w:tcMar>
              <w:top w:w="70" w:type="dxa"/>
              <w:left w:w="70" w:type="dxa"/>
              <w:bottom w:w="70" w:type="dxa"/>
              <w:right w:w="70" w:type="dxa"/>
            </w:tcMar>
          </w:tcPr>
          <w:p w14:paraId="309BC61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Future road segments</w:t>
            </w:r>
          </w:p>
        </w:tc>
        <w:tc>
          <w:tcPr>
            <w:tcW w:w="5328" w:type="dxa"/>
            <w:tcBorders>
              <w:top w:val="nil"/>
              <w:left w:val="nil"/>
              <w:bottom w:val="nil"/>
              <w:right w:val="nil"/>
              <w:insideH w:val="nil"/>
              <w:insideV w:val="nil"/>
            </w:tcBorders>
            <w:tcMar>
              <w:top w:w="70" w:type="dxa"/>
              <w:left w:w="70" w:type="dxa"/>
              <w:bottom w:w="70" w:type="dxa"/>
              <w:right w:w="70" w:type="dxa"/>
            </w:tcMar>
          </w:tcPr>
          <w:p w14:paraId="666BF20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9,302,078</w:t>
            </w:r>
          </w:p>
        </w:tc>
      </w:tr>
      <w:tr w14:paraId="2AFB2D2C">
        <w:tc>
          <w:tcPr>
            <w:tcW w:w="5328" w:type="dxa"/>
            <w:tcBorders>
              <w:top w:val="nil"/>
              <w:left w:val="nil"/>
              <w:bottom w:val="nil"/>
              <w:right w:val="nil"/>
              <w:insideH w:val="nil"/>
              <w:insideV w:val="nil"/>
            </w:tcBorders>
            <w:tcMar>
              <w:top w:w="70" w:type="dxa"/>
              <w:left w:w="70" w:type="dxa"/>
              <w:bottom w:w="70" w:type="dxa"/>
              <w:right w:w="70" w:type="dxa"/>
            </w:tcMar>
          </w:tcPr>
          <w:p w14:paraId="3E6A492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Match rate with bottleneck edge table</w:t>
            </w:r>
          </w:p>
        </w:tc>
        <w:tc>
          <w:tcPr>
            <w:tcW w:w="5328" w:type="dxa"/>
            <w:tcBorders>
              <w:top w:val="nil"/>
              <w:left w:val="nil"/>
              <w:bottom w:val="nil"/>
              <w:right w:val="nil"/>
              <w:insideH w:val="nil"/>
              <w:insideV w:val="nil"/>
            </w:tcBorders>
            <w:tcMar>
              <w:top w:w="70" w:type="dxa"/>
              <w:left w:w="70" w:type="dxa"/>
              <w:bottom w:w="70" w:type="dxa"/>
              <w:right w:w="70" w:type="dxa"/>
            </w:tcMar>
          </w:tcPr>
          <w:p w14:paraId="38C8138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94.97%</w:t>
            </w:r>
          </w:p>
        </w:tc>
      </w:tr>
      <w:tr w14:paraId="7078A97B">
        <w:tc>
          <w:tcPr>
            <w:tcW w:w="5328" w:type="dxa"/>
            <w:tcBorders>
              <w:top w:val="nil"/>
              <w:left w:val="nil"/>
              <w:bottom w:val="nil"/>
              <w:right w:val="nil"/>
              <w:insideH w:val="nil"/>
              <w:insideV w:val="nil"/>
            </w:tcBorders>
            <w:tcMar>
              <w:top w:w="70" w:type="dxa"/>
              <w:left w:w="70" w:type="dxa"/>
              <w:bottom w:w="70" w:type="dxa"/>
              <w:right w:w="70" w:type="dxa"/>
            </w:tcMar>
          </w:tcPr>
          <w:p w14:paraId="7A07B3B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Baseline vs future bottleneck Spearman rho</w:t>
            </w:r>
          </w:p>
        </w:tc>
        <w:tc>
          <w:tcPr>
            <w:tcW w:w="5328" w:type="dxa"/>
            <w:tcBorders>
              <w:top w:val="nil"/>
              <w:left w:val="nil"/>
              <w:bottom w:val="nil"/>
              <w:right w:val="nil"/>
              <w:insideH w:val="nil"/>
              <w:insideV w:val="nil"/>
            </w:tcBorders>
            <w:tcMar>
              <w:top w:w="70" w:type="dxa"/>
              <w:left w:w="70" w:type="dxa"/>
              <w:bottom w:w="70" w:type="dxa"/>
              <w:right w:w="70" w:type="dxa"/>
            </w:tcMar>
          </w:tcPr>
          <w:p w14:paraId="3899A33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0.868</w:t>
            </w:r>
          </w:p>
        </w:tc>
      </w:tr>
      <w:tr w14:paraId="7C2976EA">
        <w:tc>
          <w:tcPr>
            <w:tcW w:w="5328" w:type="dxa"/>
            <w:tcBorders>
              <w:top w:val="nil"/>
              <w:left w:val="nil"/>
              <w:bottom w:val="nil"/>
              <w:right w:val="nil"/>
              <w:insideH w:val="nil"/>
              <w:insideV w:val="nil"/>
            </w:tcBorders>
            <w:tcMar>
              <w:top w:w="70" w:type="dxa"/>
              <w:left w:w="70" w:type="dxa"/>
              <w:bottom w:w="70" w:type="dxa"/>
              <w:right w:w="70" w:type="dxa"/>
            </w:tcMar>
          </w:tcPr>
          <w:p w14:paraId="26AABF8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Strategic-retention share</w:t>
            </w:r>
          </w:p>
        </w:tc>
        <w:tc>
          <w:tcPr>
            <w:tcW w:w="5328" w:type="dxa"/>
            <w:tcBorders>
              <w:top w:val="nil"/>
              <w:left w:val="nil"/>
              <w:bottom w:val="nil"/>
              <w:right w:val="nil"/>
              <w:insideH w:val="nil"/>
              <w:insideV w:val="nil"/>
            </w:tcBorders>
            <w:tcMar>
              <w:top w:w="70" w:type="dxa"/>
              <w:left w:w="70" w:type="dxa"/>
              <w:bottom w:w="70" w:type="dxa"/>
              <w:right w:w="70" w:type="dxa"/>
            </w:tcMar>
          </w:tcPr>
          <w:p w14:paraId="06DFF442">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51.01%</w:t>
            </w:r>
          </w:p>
        </w:tc>
      </w:tr>
      <w:tr w14:paraId="6DD11DD8">
        <w:tc>
          <w:tcPr>
            <w:tcW w:w="5328" w:type="dxa"/>
            <w:tcBorders>
              <w:top w:val="nil"/>
              <w:left w:val="nil"/>
              <w:bottom w:val="nil"/>
              <w:right w:val="nil"/>
              <w:insideH w:val="nil"/>
              <w:insideV w:val="nil"/>
            </w:tcBorders>
            <w:tcMar>
              <w:top w:w="70" w:type="dxa"/>
              <w:left w:w="70" w:type="dxa"/>
              <w:bottom w:w="70" w:type="dxa"/>
              <w:right w:w="70" w:type="dxa"/>
            </w:tcMar>
          </w:tcPr>
          <w:p w14:paraId="50DC6C2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Top-500 Jaccard overlap</w:t>
            </w:r>
          </w:p>
        </w:tc>
        <w:tc>
          <w:tcPr>
            <w:tcW w:w="5328" w:type="dxa"/>
            <w:tcBorders>
              <w:top w:val="nil"/>
              <w:left w:val="nil"/>
              <w:bottom w:val="nil"/>
              <w:right w:val="nil"/>
              <w:insideH w:val="nil"/>
              <w:insideV w:val="nil"/>
            </w:tcBorders>
            <w:tcMar>
              <w:top w:w="70" w:type="dxa"/>
              <w:left w:w="70" w:type="dxa"/>
              <w:bottom w:w="70" w:type="dxa"/>
              <w:right w:w="70" w:type="dxa"/>
            </w:tcMar>
          </w:tcPr>
          <w:p w14:paraId="30528DDE">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0.490</w:t>
            </w:r>
          </w:p>
        </w:tc>
      </w:tr>
      <w:tr w14:paraId="52D2CD39">
        <w:tc>
          <w:tcPr>
            <w:tcW w:w="5328" w:type="dxa"/>
            <w:tcBorders>
              <w:top w:val="nil"/>
              <w:left w:val="nil"/>
              <w:bottom w:val="nil"/>
              <w:right w:val="nil"/>
              <w:insideH w:val="nil"/>
              <w:insideV w:val="nil"/>
            </w:tcBorders>
            <w:tcMar>
              <w:top w:w="70" w:type="dxa"/>
              <w:left w:w="70" w:type="dxa"/>
              <w:bottom w:w="70" w:type="dxa"/>
              <w:right w:w="70" w:type="dxa"/>
            </w:tcMar>
          </w:tcPr>
          <w:p w14:paraId="776DDAA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Top 1% Jaccard overlap</w:t>
            </w:r>
          </w:p>
        </w:tc>
        <w:tc>
          <w:tcPr>
            <w:tcW w:w="5328" w:type="dxa"/>
            <w:tcBorders>
              <w:top w:val="nil"/>
              <w:left w:val="nil"/>
              <w:bottom w:val="nil"/>
              <w:right w:val="nil"/>
              <w:insideH w:val="nil"/>
              <w:insideV w:val="nil"/>
            </w:tcBorders>
            <w:tcMar>
              <w:top w:w="70" w:type="dxa"/>
              <w:left w:w="70" w:type="dxa"/>
              <w:bottom w:w="70" w:type="dxa"/>
              <w:right w:w="70" w:type="dxa"/>
            </w:tcMar>
          </w:tcPr>
          <w:p w14:paraId="0A48107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0.571</w:t>
            </w:r>
          </w:p>
        </w:tc>
      </w:tr>
      <w:tr w14:paraId="14075DC5">
        <w:tc>
          <w:tcPr>
            <w:tcW w:w="5328" w:type="dxa"/>
            <w:tcBorders>
              <w:top w:val="nil"/>
              <w:left w:val="nil"/>
              <w:bottom w:val="nil"/>
              <w:right w:val="nil"/>
              <w:insideH w:val="nil"/>
              <w:insideV w:val="nil"/>
            </w:tcBorders>
            <w:tcMar>
              <w:top w:w="70" w:type="dxa"/>
              <w:left w:w="70" w:type="dxa"/>
              <w:bottom w:w="70" w:type="dxa"/>
              <w:right w:w="70" w:type="dxa"/>
            </w:tcMar>
          </w:tcPr>
          <w:p w14:paraId="276BF2E7">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Top 3% Jaccard overlap</w:t>
            </w:r>
          </w:p>
        </w:tc>
        <w:tc>
          <w:tcPr>
            <w:tcW w:w="5328" w:type="dxa"/>
            <w:tcBorders>
              <w:top w:val="nil"/>
              <w:left w:val="nil"/>
              <w:bottom w:val="nil"/>
              <w:right w:val="nil"/>
              <w:insideH w:val="nil"/>
              <w:insideV w:val="nil"/>
            </w:tcBorders>
            <w:tcMar>
              <w:top w:w="70" w:type="dxa"/>
              <w:left w:w="70" w:type="dxa"/>
              <w:bottom w:w="70" w:type="dxa"/>
              <w:right w:w="70" w:type="dxa"/>
            </w:tcMar>
          </w:tcPr>
          <w:p w14:paraId="70FB628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0.606</w:t>
            </w:r>
          </w:p>
        </w:tc>
      </w:tr>
      <w:tr w14:paraId="59EF197A">
        <w:tc>
          <w:tcPr>
            <w:tcW w:w="5328" w:type="dxa"/>
            <w:tcBorders>
              <w:top w:val="nil"/>
              <w:left w:val="nil"/>
              <w:bottom w:val="nil"/>
              <w:right w:val="nil"/>
              <w:insideH w:val="nil"/>
              <w:insideV w:val="nil"/>
            </w:tcBorders>
            <w:tcMar>
              <w:top w:w="70" w:type="dxa"/>
              <w:left w:w="70" w:type="dxa"/>
              <w:bottom w:w="70" w:type="dxa"/>
              <w:right w:w="70" w:type="dxa"/>
            </w:tcMar>
          </w:tcPr>
          <w:p w14:paraId="49AB333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Top 5% Jaccard overlap</w:t>
            </w:r>
          </w:p>
        </w:tc>
        <w:tc>
          <w:tcPr>
            <w:tcW w:w="5328" w:type="dxa"/>
            <w:tcBorders>
              <w:top w:val="nil"/>
              <w:left w:val="nil"/>
              <w:bottom w:val="nil"/>
              <w:right w:val="nil"/>
              <w:insideH w:val="nil"/>
              <w:insideV w:val="nil"/>
            </w:tcBorders>
            <w:tcMar>
              <w:top w:w="70" w:type="dxa"/>
              <w:left w:w="70" w:type="dxa"/>
              <w:bottom w:w="70" w:type="dxa"/>
              <w:right w:w="70" w:type="dxa"/>
            </w:tcMar>
          </w:tcPr>
          <w:p w14:paraId="56FD690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0.517</w:t>
            </w:r>
          </w:p>
        </w:tc>
      </w:tr>
      <w:tr w14:paraId="6E538A02">
        <w:tc>
          <w:tcPr>
            <w:tcW w:w="5328" w:type="dxa"/>
            <w:tcBorders>
              <w:top w:val="nil"/>
              <w:left w:val="nil"/>
              <w:bottom w:val="single" w:color="000000" w:sz="12" w:space="0"/>
              <w:right w:val="nil"/>
              <w:insideH w:val="nil"/>
              <w:insideV w:val="nil"/>
            </w:tcBorders>
            <w:tcMar>
              <w:top w:w="70" w:type="dxa"/>
              <w:left w:w="70" w:type="dxa"/>
              <w:bottom w:w="70" w:type="dxa"/>
              <w:right w:w="70" w:type="dxa"/>
            </w:tcMar>
          </w:tcPr>
          <w:p w14:paraId="7F064A00">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Top 10% Jaccard overlap</w:t>
            </w:r>
          </w:p>
        </w:tc>
        <w:tc>
          <w:tcPr>
            <w:tcW w:w="5328" w:type="dxa"/>
            <w:tcBorders>
              <w:top w:val="nil"/>
              <w:left w:val="nil"/>
              <w:bottom w:val="single" w:color="000000" w:sz="12" w:space="0"/>
              <w:right w:val="nil"/>
              <w:insideH w:val="nil"/>
              <w:insideV w:val="nil"/>
            </w:tcBorders>
            <w:tcMar>
              <w:top w:w="70" w:type="dxa"/>
              <w:left w:w="70" w:type="dxa"/>
              <w:bottom w:w="70" w:type="dxa"/>
              <w:right w:w="70" w:type="dxa"/>
            </w:tcMar>
          </w:tcPr>
          <w:p w14:paraId="12D5B2D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0.609</w:t>
            </w:r>
          </w:p>
        </w:tc>
      </w:tr>
    </w:tbl>
    <w:p w14:paraId="04C105CD">
      <w:pPr>
        <w:spacing w:after="100" w:line="252" w:lineRule="auto"/>
        <w:rPr>
          <w:rFonts w:hint="default" w:ascii="Times New Roman" w:hAnsi="Times New Roman" w:eastAsia="Times New Roman"/>
          <w:b/>
          <w:sz w:val="22"/>
        </w:rPr>
      </w:pPr>
      <w:r>
        <w:rPr>
          <w:rFonts w:hint="default" w:ascii="Times New Roman" w:hAnsi="Times New Roman" w:eastAsia="Times New Roman"/>
          <w:b/>
          <w:sz w:val="22"/>
        </w:rPr>
        <w:t>Table S14. RCP8.5 hotspot and intervention-priority comparison</w:t>
      </w:r>
    </w:p>
    <w:tbl>
      <w:tblPr>
        <w:tblStyle w:val="32"/>
        <w:tblW w:w="0" w:type="auto"/>
        <w:tblInd w:w="0" w:type="dxa"/>
        <w:tblLayout w:type="autofit"/>
        <w:tblCellMar>
          <w:top w:w="0" w:type="dxa"/>
          <w:left w:w="108" w:type="dxa"/>
          <w:bottom w:w="0" w:type="dxa"/>
          <w:right w:w="108" w:type="dxa"/>
        </w:tblCellMar>
      </w:tblPr>
      <w:tblGrid>
        <w:gridCol w:w="5328"/>
        <w:gridCol w:w="5328"/>
      </w:tblGrid>
      <w:tr w14:paraId="4EC9F15C">
        <w:trPr>
          <w:tblHeader/>
        </w:trPr>
        <w:tc>
          <w:tcPr>
            <w:tcW w:w="5328"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19AD92DB">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Test</w:t>
            </w:r>
          </w:p>
        </w:tc>
        <w:tc>
          <w:tcPr>
            <w:tcW w:w="5328" w:type="dxa"/>
            <w:tcBorders>
              <w:top w:val="single" w:color="000000" w:sz="12" w:space="0"/>
              <w:left w:val="nil"/>
              <w:bottom w:val="single" w:color="000000" w:sz="8" w:space="0"/>
              <w:right w:val="nil"/>
              <w:insideH w:val="nil"/>
              <w:insideV w:val="nil"/>
            </w:tcBorders>
            <w:tcMar>
              <w:top w:w="70" w:type="dxa"/>
              <w:left w:w="70" w:type="dxa"/>
              <w:bottom w:w="70" w:type="dxa"/>
              <w:right w:w="70" w:type="dxa"/>
            </w:tcMar>
          </w:tcPr>
          <w:p w14:paraId="6DE851E7">
            <w:pPr>
              <w:spacing w:before="0" w:after="0" w:line="240" w:lineRule="auto"/>
              <w:jc w:val="both"/>
              <w:rPr>
                <w:rFonts w:hint="default" w:ascii="Times New Roman Bold" w:hAnsi="Times New Roman Bold" w:eastAsia="Times New Roman" w:cs="Times New Roman Bold"/>
                <w:b/>
                <w:bCs/>
                <w:sz w:val="21"/>
                <w:szCs w:val="21"/>
              </w:rPr>
            </w:pPr>
            <w:r>
              <w:rPr>
                <w:rFonts w:hint="default" w:ascii="Times New Roman Bold" w:hAnsi="Times New Roman Bold" w:eastAsia="Times New Roman" w:cs="Times New Roman Bold"/>
                <w:b/>
                <w:bCs/>
                <w:sz w:val="21"/>
                <w:szCs w:val="21"/>
              </w:rPr>
              <w:t>Result</w:t>
            </w:r>
          </w:p>
        </w:tc>
      </w:tr>
      <w:tr w14:paraId="4934722A">
        <w:tc>
          <w:tcPr>
            <w:tcW w:w="5328" w:type="dxa"/>
            <w:tcBorders>
              <w:top w:val="nil"/>
              <w:left w:val="nil"/>
              <w:bottom w:val="nil"/>
              <w:right w:val="nil"/>
              <w:insideH w:val="nil"/>
              <w:insideV w:val="nil"/>
            </w:tcBorders>
            <w:tcMar>
              <w:top w:w="70" w:type="dxa"/>
              <w:left w:w="70" w:type="dxa"/>
              <w:bottom w:w="70" w:type="dxa"/>
              <w:right w:w="70" w:type="dxa"/>
            </w:tcMar>
          </w:tcPr>
          <w:p w14:paraId="5F3CB87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Top-1% country hotspot overlap</w:t>
            </w:r>
          </w:p>
        </w:tc>
        <w:tc>
          <w:tcPr>
            <w:tcW w:w="5328" w:type="dxa"/>
            <w:tcBorders>
              <w:top w:val="nil"/>
              <w:left w:val="nil"/>
              <w:bottom w:val="nil"/>
              <w:right w:val="nil"/>
              <w:insideH w:val="nil"/>
              <w:insideV w:val="nil"/>
            </w:tcBorders>
            <w:tcMar>
              <w:top w:w="70" w:type="dxa"/>
              <w:left w:w="70" w:type="dxa"/>
              <w:bottom w:w="70" w:type="dxa"/>
              <w:right w:w="70" w:type="dxa"/>
            </w:tcMar>
          </w:tcPr>
          <w:p w14:paraId="6490CE0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1.000</w:t>
            </w:r>
          </w:p>
        </w:tc>
      </w:tr>
      <w:tr w14:paraId="3FF43F55">
        <w:tc>
          <w:tcPr>
            <w:tcW w:w="5328" w:type="dxa"/>
            <w:tcBorders>
              <w:top w:val="nil"/>
              <w:left w:val="nil"/>
              <w:bottom w:val="nil"/>
              <w:right w:val="nil"/>
              <w:insideH w:val="nil"/>
              <w:insideV w:val="nil"/>
            </w:tcBorders>
            <w:tcMar>
              <w:top w:w="70" w:type="dxa"/>
              <w:left w:w="70" w:type="dxa"/>
              <w:bottom w:w="70" w:type="dxa"/>
              <w:right w:w="70" w:type="dxa"/>
            </w:tcMar>
          </w:tcPr>
          <w:p w14:paraId="25F8DCC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Top-5% country hotspot overlap</w:t>
            </w:r>
          </w:p>
        </w:tc>
        <w:tc>
          <w:tcPr>
            <w:tcW w:w="5328" w:type="dxa"/>
            <w:tcBorders>
              <w:top w:val="nil"/>
              <w:left w:val="nil"/>
              <w:bottom w:val="nil"/>
              <w:right w:val="nil"/>
              <w:insideH w:val="nil"/>
              <w:insideV w:val="nil"/>
            </w:tcBorders>
            <w:tcMar>
              <w:top w:w="70" w:type="dxa"/>
              <w:left w:w="70" w:type="dxa"/>
              <w:bottom w:w="70" w:type="dxa"/>
              <w:right w:w="70" w:type="dxa"/>
            </w:tcMar>
          </w:tcPr>
          <w:p w14:paraId="3C56391D">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0.818</w:t>
            </w:r>
          </w:p>
        </w:tc>
      </w:tr>
      <w:tr w14:paraId="166DB050">
        <w:tc>
          <w:tcPr>
            <w:tcW w:w="5328" w:type="dxa"/>
            <w:tcBorders>
              <w:top w:val="nil"/>
              <w:left w:val="nil"/>
              <w:bottom w:val="nil"/>
              <w:right w:val="nil"/>
              <w:insideH w:val="nil"/>
              <w:insideV w:val="nil"/>
            </w:tcBorders>
            <w:tcMar>
              <w:top w:w="70" w:type="dxa"/>
              <w:left w:w="70" w:type="dxa"/>
              <w:bottom w:w="70" w:type="dxa"/>
              <w:right w:w="70" w:type="dxa"/>
            </w:tcMar>
          </w:tcPr>
          <w:p w14:paraId="1489EB4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Country-count Spearman rho, top 1%</w:t>
            </w:r>
          </w:p>
        </w:tc>
        <w:tc>
          <w:tcPr>
            <w:tcW w:w="5328" w:type="dxa"/>
            <w:tcBorders>
              <w:top w:val="nil"/>
              <w:left w:val="nil"/>
              <w:bottom w:val="nil"/>
              <w:right w:val="nil"/>
              <w:insideH w:val="nil"/>
              <w:insideV w:val="nil"/>
            </w:tcBorders>
            <w:tcMar>
              <w:top w:w="70" w:type="dxa"/>
              <w:left w:w="70" w:type="dxa"/>
              <w:bottom w:w="70" w:type="dxa"/>
              <w:right w:w="70" w:type="dxa"/>
            </w:tcMar>
          </w:tcPr>
          <w:p w14:paraId="344154C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0.976</w:t>
            </w:r>
          </w:p>
        </w:tc>
      </w:tr>
      <w:tr w14:paraId="7AE549BB">
        <w:tc>
          <w:tcPr>
            <w:tcW w:w="5328" w:type="dxa"/>
            <w:tcBorders>
              <w:top w:val="nil"/>
              <w:left w:val="nil"/>
              <w:bottom w:val="nil"/>
              <w:right w:val="nil"/>
              <w:insideH w:val="nil"/>
              <w:insideV w:val="nil"/>
            </w:tcBorders>
            <w:tcMar>
              <w:top w:w="70" w:type="dxa"/>
              <w:left w:w="70" w:type="dxa"/>
              <w:bottom w:w="70" w:type="dxa"/>
              <w:right w:w="70" w:type="dxa"/>
            </w:tcMar>
          </w:tcPr>
          <w:p w14:paraId="3812543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Country-count Spearman rho, top 5%</w:t>
            </w:r>
          </w:p>
        </w:tc>
        <w:tc>
          <w:tcPr>
            <w:tcW w:w="5328" w:type="dxa"/>
            <w:tcBorders>
              <w:top w:val="nil"/>
              <w:left w:val="nil"/>
              <w:bottom w:val="nil"/>
              <w:right w:val="nil"/>
              <w:insideH w:val="nil"/>
              <w:insideV w:val="nil"/>
            </w:tcBorders>
            <w:tcMar>
              <w:top w:w="70" w:type="dxa"/>
              <w:left w:w="70" w:type="dxa"/>
              <w:bottom w:w="70" w:type="dxa"/>
              <w:right w:w="70" w:type="dxa"/>
            </w:tcMar>
          </w:tcPr>
          <w:p w14:paraId="07E88ED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0.970</w:t>
            </w:r>
          </w:p>
        </w:tc>
      </w:tr>
      <w:tr w14:paraId="76A6B553">
        <w:tc>
          <w:tcPr>
            <w:tcW w:w="5328" w:type="dxa"/>
            <w:tcBorders>
              <w:top w:val="nil"/>
              <w:left w:val="nil"/>
              <w:bottom w:val="nil"/>
              <w:right w:val="nil"/>
              <w:insideH w:val="nil"/>
              <w:insideV w:val="nil"/>
            </w:tcBorders>
            <w:tcMar>
              <w:top w:w="70" w:type="dxa"/>
              <w:left w:w="70" w:type="dxa"/>
              <w:bottom w:w="70" w:type="dxa"/>
              <w:right w:w="70" w:type="dxa"/>
            </w:tcMar>
          </w:tcPr>
          <w:p w14:paraId="220E3896">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0.1% targeted bottleneck priority capture</w:t>
            </w:r>
          </w:p>
        </w:tc>
        <w:tc>
          <w:tcPr>
            <w:tcW w:w="5328" w:type="dxa"/>
            <w:tcBorders>
              <w:top w:val="nil"/>
              <w:left w:val="nil"/>
              <w:bottom w:val="nil"/>
              <w:right w:val="nil"/>
              <w:insideH w:val="nil"/>
              <w:insideV w:val="nil"/>
            </w:tcBorders>
            <w:tcMar>
              <w:top w:w="70" w:type="dxa"/>
              <w:left w:w="70" w:type="dxa"/>
              <w:bottom w:w="70" w:type="dxa"/>
              <w:right w:w="70" w:type="dxa"/>
            </w:tcMar>
          </w:tcPr>
          <w:p w14:paraId="22286844">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0.717</w:t>
            </w:r>
          </w:p>
        </w:tc>
      </w:tr>
      <w:tr w14:paraId="53B1C8C6">
        <w:tc>
          <w:tcPr>
            <w:tcW w:w="5328" w:type="dxa"/>
            <w:tcBorders>
              <w:top w:val="nil"/>
              <w:left w:val="nil"/>
              <w:bottom w:val="nil"/>
              <w:right w:val="nil"/>
              <w:insideH w:val="nil"/>
              <w:insideV w:val="nil"/>
            </w:tcBorders>
            <w:tcMar>
              <w:top w:w="70" w:type="dxa"/>
              <w:left w:w="70" w:type="dxa"/>
              <w:bottom w:w="70" w:type="dxa"/>
              <w:right w:w="70" w:type="dxa"/>
            </w:tcMar>
          </w:tcPr>
          <w:p w14:paraId="1AF4A1C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0.1% future CV-only priority capture</w:t>
            </w:r>
          </w:p>
        </w:tc>
        <w:tc>
          <w:tcPr>
            <w:tcW w:w="5328" w:type="dxa"/>
            <w:tcBorders>
              <w:top w:val="nil"/>
              <w:left w:val="nil"/>
              <w:bottom w:val="nil"/>
              <w:right w:val="nil"/>
              <w:insideH w:val="nil"/>
              <w:insideV w:val="nil"/>
            </w:tcBorders>
            <w:tcMar>
              <w:top w:w="70" w:type="dxa"/>
              <w:left w:w="70" w:type="dxa"/>
              <w:bottom w:w="70" w:type="dxa"/>
              <w:right w:w="70" w:type="dxa"/>
            </w:tcMar>
          </w:tcPr>
          <w:p w14:paraId="78DC070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0.001</w:t>
            </w:r>
          </w:p>
        </w:tc>
      </w:tr>
      <w:tr w14:paraId="691B2FEB">
        <w:tc>
          <w:tcPr>
            <w:tcW w:w="5328" w:type="dxa"/>
            <w:tcBorders>
              <w:top w:val="nil"/>
              <w:left w:val="nil"/>
              <w:bottom w:val="nil"/>
              <w:right w:val="nil"/>
              <w:insideH w:val="nil"/>
              <w:insideV w:val="nil"/>
            </w:tcBorders>
            <w:tcMar>
              <w:top w:w="70" w:type="dxa"/>
              <w:left w:w="70" w:type="dxa"/>
              <w:bottom w:w="70" w:type="dxa"/>
              <w:right w:w="70" w:type="dxa"/>
            </w:tcMar>
          </w:tcPr>
          <w:p w14:paraId="27C1248B">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0.1% random priority capture</w:t>
            </w:r>
          </w:p>
        </w:tc>
        <w:tc>
          <w:tcPr>
            <w:tcW w:w="5328" w:type="dxa"/>
            <w:tcBorders>
              <w:top w:val="nil"/>
              <w:left w:val="nil"/>
              <w:bottom w:val="nil"/>
              <w:right w:val="nil"/>
              <w:insideH w:val="nil"/>
              <w:insideV w:val="nil"/>
            </w:tcBorders>
            <w:tcMar>
              <w:top w:w="70" w:type="dxa"/>
              <w:left w:w="70" w:type="dxa"/>
              <w:bottom w:w="70" w:type="dxa"/>
              <w:right w:w="70" w:type="dxa"/>
            </w:tcMar>
          </w:tcPr>
          <w:p w14:paraId="186DD8BC">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0.001</w:t>
            </w:r>
          </w:p>
        </w:tc>
      </w:tr>
      <w:tr w14:paraId="5F3421D7">
        <w:tc>
          <w:tcPr>
            <w:tcW w:w="5328" w:type="dxa"/>
            <w:tcBorders>
              <w:top w:val="nil"/>
              <w:left w:val="nil"/>
              <w:bottom w:val="nil"/>
              <w:right w:val="nil"/>
              <w:insideH w:val="nil"/>
              <w:insideV w:val="nil"/>
            </w:tcBorders>
            <w:tcMar>
              <w:top w:w="70" w:type="dxa"/>
              <w:left w:w="70" w:type="dxa"/>
              <w:bottom w:w="70" w:type="dxa"/>
              <w:right w:w="70" w:type="dxa"/>
            </w:tcMar>
          </w:tcPr>
          <w:p w14:paraId="05C234E3">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 targeted bottleneck priority capture</w:t>
            </w:r>
          </w:p>
        </w:tc>
        <w:tc>
          <w:tcPr>
            <w:tcW w:w="5328" w:type="dxa"/>
            <w:tcBorders>
              <w:top w:val="nil"/>
              <w:left w:val="nil"/>
              <w:bottom w:val="nil"/>
              <w:right w:val="nil"/>
              <w:insideH w:val="nil"/>
              <w:insideV w:val="nil"/>
            </w:tcBorders>
            <w:tcMar>
              <w:top w:w="70" w:type="dxa"/>
              <w:left w:w="70" w:type="dxa"/>
              <w:bottom w:w="70" w:type="dxa"/>
              <w:right w:w="70" w:type="dxa"/>
            </w:tcMar>
          </w:tcPr>
          <w:p w14:paraId="37C10BE5">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0.749</w:t>
            </w:r>
          </w:p>
        </w:tc>
      </w:tr>
      <w:tr w14:paraId="55531540">
        <w:tc>
          <w:tcPr>
            <w:tcW w:w="5328" w:type="dxa"/>
            <w:tcBorders>
              <w:top w:val="nil"/>
              <w:left w:val="nil"/>
              <w:bottom w:val="nil"/>
              <w:right w:val="nil"/>
              <w:insideH w:val="nil"/>
              <w:insideV w:val="nil"/>
            </w:tcBorders>
            <w:tcMar>
              <w:top w:w="70" w:type="dxa"/>
              <w:left w:w="70" w:type="dxa"/>
              <w:bottom w:w="70" w:type="dxa"/>
              <w:right w:w="70" w:type="dxa"/>
            </w:tcMar>
          </w:tcPr>
          <w:p w14:paraId="4A953E3F">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 future CV-only priority capture</w:t>
            </w:r>
          </w:p>
        </w:tc>
        <w:tc>
          <w:tcPr>
            <w:tcW w:w="5328" w:type="dxa"/>
            <w:tcBorders>
              <w:top w:val="nil"/>
              <w:left w:val="nil"/>
              <w:bottom w:val="nil"/>
              <w:right w:val="nil"/>
              <w:insideH w:val="nil"/>
              <w:insideV w:val="nil"/>
            </w:tcBorders>
            <w:tcMar>
              <w:top w:w="70" w:type="dxa"/>
              <w:left w:w="70" w:type="dxa"/>
              <w:bottom w:w="70" w:type="dxa"/>
              <w:right w:w="70" w:type="dxa"/>
            </w:tcMar>
          </w:tcPr>
          <w:p w14:paraId="3A9DD6D9">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0.006</w:t>
            </w:r>
          </w:p>
        </w:tc>
      </w:tr>
      <w:tr w14:paraId="7A441896">
        <w:tc>
          <w:tcPr>
            <w:tcW w:w="5328" w:type="dxa"/>
            <w:tcBorders>
              <w:top w:val="nil"/>
              <w:left w:val="nil"/>
              <w:bottom w:val="single" w:color="000000" w:sz="12" w:space="0"/>
              <w:right w:val="nil"/>
              <w:insideH w:val="nil"/>
              <w:insideV w:val="nil"/>
            </w:tcBorders>
            <w:tcMar>
              <w:top w:w="70" w:type="dxa"/>
              <w:left w:w="70" w:type="dxa"/>
              <w:bottom w:w="70" w:type="dxa"/>
              <w:right w:w="70" w:type="dxa"/>
            </w:tcMar>
          </w:tcPr>
          <w:p w14:paraId="0D8DDB2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1% random priority capture</w:t>
            </w:r>
          </w:p>
        </w:tc>
        <w:tc>
          <w:tcPr>
            <w:tcW w:w="5328" w:type="dxa"/>
            <w:tcBorders>
              <w:top w:val="nil"/>
              <w:left w:val="nil"/>
              <w:bottom w:val="single" w:color="000000" w:sz="12" w:space="0"/>
              <w:right w:val="nil"/>
              <w:insideH w:val="nil"/>
              <w:insideV w:val="nil"/>
            </w:tcBorders>
            <w:tcMar>
              <w:top w:w="70" w:type="dxa"/>
              <w:left w:w="70" w:type="dxa"/>
              <w:bottom w:w="70" w:type="dxa"/>
              <w:right w:w="70" w:type="dxa"/>
            </w:tcMar>
          </w:tcPr>
          <w:p w14:paraId="5004DB21">
            <w:pPr>
              <w:spacing w:before="0" w:after="0" w:line="240" w:lineRule="auto"/>
              <w:rPr>
                <w:rFonts w:hint="default" w:ascii="Times New Roman Regular" w:hAnsi="Times New Roman Regular" w:cs="Times New Roman Regular"/>
                <w:sz w:val="21"/>
                <w:szCs w:val="21"/>
              </w:rPr>
            </w:pPr>
            <w:r>
              <w:rPr>
                <w:rFonts w:hint="default" w:ascii="Times New Roman Regular" w:hAnsi="Times New Roman Regular" w:eastAsia="Times New Roman" w:cs="Times New Roman Regular"/>
                <w:b w:val="0"/>
                <w:sz w:val="21"/>
                <w:szCs w:val="21"/>
              </w:rPr>
              <w:t>0.010</w:t>
            </w:r>
          </w:p>
        </w:tc>
      </w:tr>
    </w:tbl>
    <w:p w14:paraId="65FF2DE8">
      <w:pPr>
        <w:rPr>
          <w:rFonts w:hint="default" w:ascii="Times New Roman Regular" w:hAnsi="Times New Roman Regular" w:cs="Times New Roman Regular"/>
          <w:sz w:val="21"/>
          <w:szCs w:val="21"/>
        </w:rPr>
      </w:pPr>
    </w:p>
    <w:p w14:paraId="1AA15E00">
      <w:pPr>
        <w:spacing w:after="100" w:line="252" w:lineRule="auto"/>
        <w:rPr>
          <w:rFonts w:hint="default" w:ascii="Times New Roman Regular" w:hAnsi="Times New Roman Regular" w:eastAsia="Times New Roman" w:cs="Times New Roman Regular"/>
          <w:b w:val="0"/>
          <w:sz w:val="21"/>
          <w:szCs w:val="21"/>
        </w:rPr>
      </w:pPr>
      <w:r>
        <w:rPr>
          <w:rFonts w:hint="default" w:ascii="Times New Roman Regular" w:hAnsi="Times New Roman Regular" w:eastAsia="Times New Roman" w:cs="Times New Roman Regular"/>
          <w:b w:val="0"/>
          <w:sz w:val="21"/>
          <w:szCs w:val="21"/>
        </w:rPr>
        <w:t>The stronger-forcing scenario supports the main conclusion that hotspot geography is broadly stable and that targeted paving remains far more effective than CV-only or random paving. Exact segment-level top-K overlap is moderate rather than perfect, which is expected under stronger forcing and should be reported as uncertainty in the precise ordering of individual links.</w:t>
      </w:r>
    </w:p>
    <w:p w14:paraId="7E6EC1DC">
      <w:pPr>
        <w:spacing w:after="100" w:line="252" w:lineRule="auto"/>
        <w:rPr>
          <w:rFonts w:ascii="Times New Roman" w:hAnsi="Times New Roman" w:eastAsia="Times New Roman"/>
          <w:b/>
          <w:sz w:val="24"/>
        </w:rPr>
      </w:pPr>
      <w:r>
        <w:rPr>
          <w:rFonts w:hint="eastAsia" w:ascii="Times New Roman" w:hAnsi="Times New Roman" w:eastAsia="Times New Roman"/>
          <w:b/>
          <w:sz w:val="24"/>
        </w:rPr>
        <w:t>Supplementary Methods S</w:t>
      </w:r>
      <w:r>
        <w:rPr>
          <w:rFonts w:hint="eastAsia" w:eastAsia="宋体"/>
          <w:b/>
          <w:sz w:val="24"/>
          <w:lang w:val="en-US" w:eastAsia="zh-CN"/>
        </w:rPr>
        <w:t>9</w:t>
      </w:r>
      <w:r>
        <w:rPr>
          <w:rFonts w:hint="eastAsia" w:ascii="Times New Roman" w:hAnsi="Times New Roman" w:eastAsia="Times New Roman"/>
          <w:b/>
          <w:sz w:val="24"/>
        </w:rPr>
        <w:t xml:space="preserve">. </w:t>
      </w:r>
      <w:r>
        <w:rPr>
          <w:rFonts w:ascii="Times New Roman" w:hAnsi="Times New Roman" w:eastAsia="Times New Roman"/>
          <w:b/>
          <w:sz w:val="24"/>
        </w:rPr>
        <w:t xml:space="preserve"> Spatial validation</w:t>
      </w:r>
    </w:p>
    <w:p w14:paraId="7B6EC23D">
      <w:pPr>
        <w:spacing w:after="100" w:line="252" w:lineRule="auto"/>
      </w:pPr>
      <w:r>
        <w:rPr>
          <w:rFonts w:hint="eastAsia" w:eastAsia="宋体"/>
          <w:b/>
          <w:sz w:val="24"/>
          <w:lang w:val="en-US" w:eastAsia="zh-CN"/>
        </w:rPr>
        <w:t xml:space="preserve">9.1 </w:t>
      </w:r>
      <w:r>
        <w:rPr>
          <w:rFonts w:ascii="Times New Roman" w:hAnsi="Times New Roman" w:eastAsia="Times New Roman"/>
          <w:b/>
          <w:sz w:val="24"/>
        </w:rPr>
        <w:t>Cyclone Idai case study (Mozambique, 2019)</w:t>
      </w:r>
    </w:p>
    <w:p w14:paraId="3F434080">
      <w:pPr>
        <w:spacing w:after="100" w:line="252" w:lineRule="auto"/>
      </w:pPr>
      <w:r>
        <w:rPr>
          <w:rFonts w:ascii="Times New Roman" w:hAnsi="Times New Roman" w:eastAsia="Times New Roman"/>
          <w:b/>
          <w:sz w:val="22"/>
        </w:rPr>
        <w:t>Event selection.</w:t>
      </w:r>
      <w:r>
        <w:rPr>
          <w:rFonts w:ascii="Times New Roman" w:hAnsi="Times New Roman" w:eastAsia="Times New Roman"/>
          <w:sz w:val="22"/>
        </w:rPr>
        <w:t xml:space="preserve"> We select the 2019 Cyclone Idai event as a spatial-consistency case. Cyclone Idai made landfall near Beira, Sofala Province, Mozambique on 14-15 March 2019 and is documented by at least 19 consecutive OCHA Situation Reports (OCHA, 2019), a World Bank assessment, and a peer-reviewed study in the International Journal of Health Geographics (</w:t>
      </w:r>
      <w:ins w:id="30" w:author="hon(o^^o)" w:date="2026-05-15T09:26:06Z">
        <w:r>
          <w:rPr>
            <w:rFonts w:hint="eastAsia"/>
          </w:rPr>
          <w:t>Petricola et al., 2022</w:t>
        </w:r>
      </w:ins>
      <w:del w:id="31" w:author="hon(o^^o)" w:date="2026-05-15T09:26:06Z">
        <w:r>
          <w:rPr>
            <w:rFonts w:ascii="Times New Roman" w:hAnsi="Times New Roman" w:eastAsia="Times New Roman"/>
            <w:sz w:val="22"/>
          </w:rPr>
          <w:delText>Dahl et al., 2022</w:delText>
        </w:r>
      </w:del>
      <w:r>
        <w:rPr>
          <w:rFonts w:ascii="Times New Roman" w:hAnsi="Times New Roman" w:eastAsia="Times New Roman"/>
          <w:sz w:val="22"/>
        </w:rPr>
        <w:t>). Road disruption locations are geo-referenced to district level, making spatial comparison with our model outputs tractable.</w:t>
      </w:r>
    </w:p>
    <w:p w14:paraId="3A80FA37">
      <w:pPr>
        <w:spacing w:after="100" w:line="252" w:lineRule="auto"/>
      </w:pPr>
      <w:r>
        <w:rPr>
          <w:rFonts w:ascii="Times New Roman" w:hAnsi="Times New Roman" w:eastAsia="Times New Roman"/>
          <w:b/>
          <w:sz w:val="22"/>
        </w:rPr>
        <w:t>Validation framing.</w:t>
      </w:r>
      <w:r>
        <w:rPr>
          <w:rFonts w:ascii="Times New Roman" w:hAnsi="Times New Roman" w:eastAsia="Times New Roman"/>
          <w:sz w:val="22"/>
        </w:rPr>
        <w:t xml:space="preserve"> Our model computes road vulnerability under a P95 climatological scenario derived from the 2011-2020 CORDEX historical baseline: a month in which precipitation and soil moisture both reach the 95th percentile of the historical distribution. This is structurally distinct from Cyclone Idai, which was a one-off event exceeding the P95 envelope. We therefore do not claim that the model would have predicted Idai; rather, we test spatial pattern consistency: does the model identify the same corridors and districts as structurally susceptible to precipitation-driven road failure? Both Idai and the P95 scenario operate through the same physical mechanism, rainfall-driven soil saturation leading to unpaved-road surface failure and network connectivity loss.</w:t>
      </w:r>
    </w:p>
    <w:p w14:paraId="49014D31">
      <w:pPr>
        <w:spacing w:after="100" w:line="252" w:lineRule="auto"/>
      </w:pPr>
      <w:r>
        <w:rPr>
          <w:rFonts w:ascii="Times New Roman" w:hAnsi="Times New Roman" w:eastAsia="Times New Roman"/>
          <w:b/>
          <w:sz w:val="22"/>
        </w:rPr>
        <w:t>Findings.</w:t>
      </w:r>
      <w:r>
        <w:rPr>
          <w:rFonts w:ascii="Times New Roman" w:hAnsi="Times New Roman" w:eastAsia="Times New Roman"/>
          <w:sz w:val="22"/>
        </w:rPr>
        <w:t xml:space="preserve"> Figure </w:t>
      </w:r>
      <w:r>
        <w:rPr>
          <w:rFonts w:hint="default"/>
          <w:sz w:val="22"/>
          <w:lang w:val="en-US"/>
        </w:rPr>
        <w:t>S1</w:t>
      </w:r>
      <w:r>
        <w:rPr>
          <w:rFonts w:ascii="Times New Roman" w:hAnsi="Times New Roman" w:eastAsia="Times New Roman"/>
          <w:sz w:val="22"/>
        </w:rPr>
        <w:t xml:space="preserve"> shows the comparison. On the model side (left panel), the districts along and immediately north of the Beira-Chimoio (EN6) corridor rank in the 80th-91st percentile of network efficiency loss across all 129 Mozambique districts: MOZ_9_12 (Nhamatanda area, 91st percentile, 46.5% efficiency loss) and MOZ_9_5 (Buzi area, 82nd percentile, 43.7% efficiency loss). The city-pair analysis shows that the Beira-Chimoio corridor experiences a +66.8% travel-time increase under the P95 scenario, ranking at the 95th percentile among all within-country city pairs in Mozambique. On the validation side (right panel), OCHA Situation Reports 1-3 document road access loss in Nhamatanda district (Report 3), Dondo (Report 2), and complete isolation of Buzi district (Report 1), all within the Sofala Province boundary. The spatial correspondence between model-identified high-vulnerability districts and OCHA-documented cut-off locations is consistent at the corridor level.</w:t>
      </w:r>
    </w:p>
    <w:p w14:paraId="46B7238F">
      <w:pPr>
        <w:spacing w:after="100" w:line="252" w:lineRule="auto"/>
      </w:pPr>
      <w:r>
        <w:rPr>
          <w:rFonts w:ascii="Times New Roman" w:hAnsi="Times New Roman" w:eastAsia="Times New Roman"/>
          <w:b/>
          <w:sz w:val="22"/>
        </w:rPr>
        <w:t>Scope and limitations.</w:t>
      </w:r>
      <w:r>
        <w:rPr>
          <w:rFonts w:ascii="Times New Roman" w:hAnsi="Times New Roman" w:eastAsia="Times New Roman"/>
          <w:sz w:val="22"/>
        </w:rPr>
        <w:t xml:space="preserve"> This comparison is qualitative at the corridor level; we make no claim of segment-level precision. The model excludes paved roads (EN6 itself is paved), so the predicted vulnerability pertains to the secondary unpaved feeder network feeding into EN6, which is precisely the class of roads documented as impassable in OCHA reports. Road-data coverage in northern Mozambique is limited by OSM completeness, which may understate vulnerability in Cabo Delgado and Zambezia provinces.</w:t>
      </w:r>
    </w:p>
    <w:p w14:paraId="2529D25B">
      <w:pPr>
        <w:spacing w:before="80" w:after="60"/>
        <w:jc w:val="center"/>
      </w:pPr>
      <w:r>
        <w:rPr>
          <w:rFonts w:ascii="Times New Roman" w:hAnsi="Times New Roman" w:eastAsia="Times New Roman"/>
        </w:rPr>
        <w:drawing>
          <wp:inline distT="0" distB="0" distL="114300" distR="114300">
            <wp:extent cx="6492240" cy="431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rcRect t="8966" b="241"/>
                    <a:stretch>
                      <a:fillRect/>
                    </a:stretch>
                  </pic:blipFill>
                  <pic:spPr>
                    <a:xfrm>
                      <a:off x="0" y="0"/>
                      <a:ext cx="6492240" cy="4314825"/>
                    </a:xfrm>
                    <a:prstGeom prst="rect">
                      <a:avLst/>
                    </a:prstGeom>
                  </pic:spPr>
                </pic:pic>
              </a:graphicData>
            </a:graphic>
          </wp:inline>
        </w:drawing>
      </w:r>
    </w:p>
    <w:p w14:paraId="3B7DC243">
      <w:pPr>
        <w:spacing w:after="140" w:line="240" w:lineRule="auto"/>
      </w:pPr>
      <w:r>
        <w:rPr>
          <w:rFonts w:hint="default" w:ascii="Times New Roman Bold" w:hAnsi="Times New Roman Bold" w:eastAsia="Times New Roman" w:cs="Times New Roman Bold"/>
          <w:b/>
          <w:bCs/>
          <w:sz w:val="19"/>
        </w:rPr>
        <w:t xml:space="preserve">Supplementary Figure </w:t>
      </w:r>
      <w:r>
        <w:rPr>
          <w:rFonts w:hint="default" w:ascii="Times New Roman Bold" w:hAnsi="Times New Roman Bold" w:eastAsia="宋体" w:cs="Times New Roman Bold"/>
          <w:b/>
          <w:bCs/>
          <w:sz w:val="19"/>
          <w:lang w:val="en-US" w:eastAsia="zh-CN"/>
        </w:rPr>
        <w:t>S1</w:t>
      </w:r>
      <w:r>
        <w:rPr>
          <w:rFonts w:hint="default" w:ascii="Times New Roman Bold" w:hAnsi="Times New Roman Bold" w:eastAsia="Times New Roman" w:cs="Times New Roman Bold"/>
          <w:b/>
          <w:bCs/>
          <w:sz w:val="19"/>
        </w:rPr>
        <w:t xml:space="preserve">. Spatial validation: model-predicted road vulnerability vs. Cyclone Idai documented disruptions (Mozambique, 2019). </w:t>
      </w:r>
      <w:r>
        <w:rPr>
          <w:rFonts w:ascii="Times New Roman" w:hAnsi="Times New Roman" w:eastAsia="Times New Roman"/>
          <w:sz w:val="19"/>
        </w:rPr>
        <w:t>Left: district-level network efficiency loss (%) under the P95 climate scenario; Sofala and Manica province boundaries are delineated (dashed). Right: OCHA-reported flood impact zone (Sofala Province, March 2019; light red) with model-predicted high-vulnerability districts (&gt;=60th percentile efficiency loss) highlighted in dark red; x symbols indicate specific road-cut locations from OCHA Situation Reports 1-3. The EN6 Beira-Chimoio corridor is shown in both panels. Spatial correspondence between orange-to-red model-predicted districts and the documented disruption zone provides corridor-level evidence that the model identifies structurally susceptible road infrastructure.</w:t>
      </w:r>
    </w:p>
    <w:p w14:paraId="34C6BBA6">
      <w:pPr>
        <w:spacing w:before="160" w:after="80"/>
      </w:pPr>
      <w:r>
        <w:rPr>
          <w:rFonts w:hint="eastAsia" w:eastAsia="宋体"/>
          <w:b/>
          <w:sz w:val="24"/>
          <w:lang w:val="en-US" w:eastAsia="zh-CN"/>
        </w:rPr>
        <w:t xml:space="preserve">9.2 </w:t>
      </w:r>
      <w:r>
        <w:rPr>
          <w:rFonts w:ascii="Times New Roman" w:hAnsi="Times New Roman" w:eastAsia="Times New Roman"/>
          <w:b/>
          <w:sz w:val="24"/>
        </w:rPr>
        <w:t>Kenya floods case study (April-May 2024)</w:t>
      </w:r>
    </w:p>
    <w:p w14:paraId="494803B0">
      <w:pPr>
        <w:spacing w:after="100" w:line="252" w:lineRule="auto"/>
      </w:pPr>
      <w:r>
        <w:rPr>
          <w:rFonts w:ascii="Times New Roman" w:hAnsi="Times New Roman" w:eastAsia="Times New Roman"/>
          <w:b w:val="0"/>
          <w:sz w:val="22"/>
        </w:rPr>
        <w:t>As a second qualitative spatial-consistency check, we compare model-predicted high-vulnerability corridors with documented road disruptions during the Kenya floods of April-May 2024. The comparison uses OCHA Flash Updates 1-6 and the ACAPS Briefing Note of 14 May 2024 as event documentation. As in the Idai case, this is not an event-prediction exercise; it tests whether the P95 climatological vulnerability layer highlights corridors and counties that later appeared in documented flood-related access disruptions.</w:t>
      </w:r>
    </w:p>
    <w:p w14:paraId="084E3F74">
      <w:pPr>
        <w:spacing w:before="80" w:after="60"/>
        <w:jc w:val="center"/>
      </w:pPr>
      <w:r>
        <w:rPr>
          <w:rFonts w:ascii="Times New Roman" w:hAnsi="Times New Roman" w:eastAsia="Times New Roman"/>
        </w:rPr>
        <w:drawing>
          <wp:inline distT="0" distB="0" distL="114300" distR="114300">
            <wp:extent cx="6492240" cy="4082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rcRect t="5539"/>
                    <a:stretch>
                      <a:fillRect/>
                    </a:stretch>
                  </pic:blipFill>
                  <pic:spPr>
                    <a:xfrm>
                      <a:off x="0" y="0"/>
                      <a:ext cx="6492240" cy="4082415"/>
                    </a:xfrm>
                    <a:prstGeom prst="rect">
                      <a:avLst/>
                    </a:prstGeom>
                  </pic:spPr>
                </pic:pic>
              </a:graphicData>
            </a:graphic>
          </wp:inline>
        </w:drawing>
      </w:r>
    </w:p>
    <w:p w14:paraId="3A6F7E2C">
      <w:pPr>
        <w:spacing w:after="140" w:line="240" w:lineRule="auto"/>
        <w:rPr>
          <w:rFonts w:ascii="Times New Roman" w:hAnsi="Times New Roman" w:eastAsia="Times New Roman"/>
          <w:sz w:val="19"/>
        </w:rPr>
      </w:pPr>
      <w:r>
        <w:rPr>
          <w:rFonts w:hint="default" w:ascii="Times New Roman Bold" w:hAnsi="Times New Roman Bold" w:eastAsia="Times New Roman" w:cs="Times New Roman Bold"/>
          <w:b/>
          <w:bCs/>
          <w:sz w:val="19"/>
        </w:rPr>
        <w:t xml:space="preserve">Supplementary Figure </w:t>
      </w:r>
      <w:r>
        <w:rPr>
          <w:rFonts w:hint="default" w:ascii="Times New Roman Bold" w:hAnsi="Times New Roman Bold" w:eastAsia="宋体" w:cs="Times New Roman Bold"/>
          <w:b/>
          <w:bCs/>
          <w:sz w:val="19"/>
          <w:lang w:val="en-US" w:eastAsia="zh-CN"/>
        </w:rPr>
        <w:t>S</w:t>
      </w:r>
      <w:r>
        <w:rPr>
          <w:rFonts w:hint="eastAsia" w:ascii="Times New Roman Bold" w:hAnsi="Times New Roman Bold" w:eastAsia="宋体" w:cs="Times New Roman Bold"/>
          <w:b/>
          <w:bCs/>
          <w:sz w:val="19"/>
          <w:lang w:val="en-US" w:eastAsia="zh-CN"/>
        </w:rPr>
        <w:t>2</w:t>
      </w:r>
      <w:r>
        <w:rPr>
          <w:rFonts w:hint="default" w:ascii="Times New Roman Bold" w:hAnsi="Times New Roman Bold" w:eastAsia="Times New Roman" w:cs="Times New Roman Bold"/>
          <w:b/>
          <w:bCs/>
          <w:sz w:val="19"/>
        </w:rPr>
        <w:t>.</w:t>
      </w:r>
      <w:r>
        <w:rPr>
          <w:rFonts w:ascii="Times New Roman" w:hAnsi="Times New Roman" w:eastAsia="Times New Roman"/>
          <w:b/>
          <w:bCs/>
          <w:sz w:val="19"/>
        </w:rPr>
        <w:t xml:space="preserve"> Spatial validation: model-predicted road vulnerability vs. Kenya flood documented disruptions (April-May 2024).</w:t>
      </w:r>
      <w:r>
        <w:rPr>
          <w:rFonts w:ascii="Times New Roman" w:hAnsi="Times New Roman" w:eastAsia="Times New Roman"/>
          <w:b w:val="0"/>
          <w:bCs w:val="0"/>
          <w:sz w:val="19"/>
        </w:rPr>
        <w:t xml:space="preserve"> </w:t>
      </w:r>
      <w:r>
        <w:rPr>
          <w:rFonts w:ascii="Times New Roman" w:hAnsi="Times New Roman" w:eastAsia="Times New Roman"/>
          <w:sz w:val="19"/>
        </w:rPr>
        <w:t>Left: district-level network efficiency loss (%) under the P95 climate scenario, with high-vulnerability county boundaries and the A3 Nairobi-Garissa and Garissa-Mombasa corridors shown. Right: OCHA-documented affected counties and reported road disruptions, including Wajir, Garissa county and Mororo, are overlaid with model-predicted high-vulnerability counties. The corridor-level correspondence supports the interpretation that the model identifies structurally susceptible road-infrastructure regions, while not claiming segment-level event prediction.</w:t>
      </w:r>
    </w:p>
    <w:p w14:paraId="12996D96">
      <w:pPr>
        <w:spacing w:after="140" w:line="240" w:lineRule="auto"/>
        <w:rPr>
          <w:rFonts w:hint="eastAsia" w:ascii="Times New Roman" w:hAnsi="Times New Roman" w:eastAsia="Times New Roman"/>
          <w:b/>
          <w:sz w:val="24"/>
        </w:rPr>
      </w:pPr>
      <w:r>
        <w:rPr>
          <w:rFonts w:hint="eastAsia" w:ascii="Times New Roman" w:hAnsi="Times New Roman" w:eastAsia="Times New Roman"/>
          <w:b/>
          <w:sz w:val="24"/>
        </w:rPr>
        <w:t>Supplementary Methods S</w:t>
      </w:r>
      <w:r>
        <w:rPr>
          <w:rFonts w:hint="eastAsia" w:eastAsia="宋体"/>
          <w:b/>
          <w:sz w:val="24"/>
          <w:lang w:val="en-US" w:eastAsia="zh-CN"/>
        </w:rPr>
        <w:t>10</w:t>
      </w:r>
      <w:r>
        <w:rPr>
          <w:rFonts w:hint="eastAsia" w:ascii="Times New Roman" w:hAnsi="Times New Roman" w:eastAsia="Times New Roman"/>
          <w:b/>
          <w:sz w:val="24"/>
        </w:rPr>
        <w:t>. Testing the temporal stability of priority bottlenecks</w:t>
      </w:r>
    </w:p>
    <w:p w14:paraId="44BB5BF5">
      <w:pPr>
        <w:spacing w:after="140" w:line="240" w:lineRule="auto"/>
        <w:rPr>
          <w:rFonts w:hint="eastAsia" w:ascii="Times New Roman" w:hAnsi="Times New Roman" w:eastAsia="Times New Roman"/>
          <w:b w:val="0"/>
          <w:bCs/>
          <w:sz w:val="24"/>
        </w:rPr>
      </w:pPr>
      <w:r>
        <w:rPr>
          <w:rFonts w:hint="eastAsia" w:ascii="Times New Roman" w:hAnsi="Times New Roman" w:eastAsia="Times New Roman"/>
          <w:b w:val="0"/>
          <w:bCs/>
          <w:sz w:val="24"/>
        </w:rPr>
        <w:t>To examine whether present-day priority bottlenecks provide a robust basis for future adaptation planning, we repeated the segment-level bottleneck ranking under future climate projections for 2045, 2065 and 2085. All comparisons were restricted to the same baseline African road network and to segments classified as unpaved in the baseline inventory. This design holds network geometry fixed and isolates the effect of future climate-induced speed degradation on the relative importance of candidate paving segments.</w:t>
      </w:r>
    </w:p>
    <w:p w14:paraId="47EF9E7B">
      <w:pPr>
        <w:spacing w:after="140" w:line="240" w:lineRule="auto"/>
        <w:rPr>
          <w:rFonts w:hint="eastAsia" w:ascii="Times New Roman" w:hAnsi="Times New Roman" w:eastAsia="Times New Roman"/>
          <w:b w:val="0"/>
          <w:bCs/>
          <w:sz w:val="24"/>
        </w:rPr>
      </w:pPr>
      <w:r>
        <w:rPr>
          <w:rFonts w:hint="eastAsia" w:ascii="Times New Roman" w:hAnsi="Times New Roman" w:eastAsia="Times New Roman"/>
          <w:b w:val="0"/>
          <w:bCs/>
          <w:sz w:val="24"/>
        </w:rPr>
        <w:t>For each time slice, we recalculated the bottleneck priority score using the same procedure as in the main analysis. Segment scores were then normalized within each period and converted into percentile ranks, allowing direct comparison between present-day and future rankings. We mapped the present-day priority distribution and the future change in segment rank to identify whether shifts in bottleneck importance were spatially widespread or concentrated in specific regions. Positive rank changes indicate segments that became more important under future climate conditions, whereas negative values indicate segments whose relative priority declined.</w:t>
      </w:r>
    </w:p>
    <w:p w14:paraId="43F1D5DC">
      <w:pPr>
        <w:spacing w:after="140" w:line="240" w:lineRule="auto"/>
        <w:rPr>
          <w:rFonts w:hint="eastAsia" w:ascii="Times New Roman" w:hAnsi="Times New Roman" w:eastAsia="Times New Roman"/>
          <w:b w:val="0"/>
          <w:bCs/>
          <w:sz w:val="24"/>
        </w:rPr>
      </w:pPr>
      <w:r>
        <w:rPr>
          <w:rFonts w:hint="eastAsia" w:ascii="Times New Roman" w:hAnsi="Times New Roman" w:eastAsia="Times New Roman"/>
          <w:b w:val="0"/>
          <w:bCs/>
          <w:sz w:val="24"/>
        </w:rPr>
        <w:t>The resulting maps show that most high-priority bottlenecks remained spatially stable across the three future periods, with only localized turnover in areas such as eastern Ethiopia, eastern Angola and southern Morocco (Supplementary Fig. S3). This spatial pattern supports the use of present-day bottleneck rankings as a durable guide for targeted adaptation, while also identifying limited regions where future climate conditions may alter local prioritization.</w:t>
      </w:r>
    </w:p>
    <w:p w14:paraId="2343A3D7">
      <w:pPr>
        <w:spacing w:after="140" w:line="240" w:lineRule="auto"/>
        <w:rPr>
          <w:rFonts w:hint="eastAsia" w:ascii="Times New Roman" w:hAnsi="Times New Roman" w:eastAsia="Times New Roman"/>
          <w:b w:val="0"/>
          <w:bCs/>
          <w:sz w:val="24"/>
        </w:rPr>
      </w:pPr>
    </w:p>
    <w:p w14:paraId="6C808FCB">
      <w:pPr>
        <w:spacing w:after="140" w:line="240" w:lineRule="auto"/>
        <w:rPr>
          <w:rFonts w:hint="default" w:ascii="Times New Roman" w:hAnsi="Times New Roman" w:eastAsia="宋体"/>
          <w:b w:val="0"/>
          <w:bCs/>
          <w:sz w:val="24"/>
          <w:lang w:val="en-US" w:eastAsia="zh-CN"/>
        </w:rPr>
      </w:pPr>
      <w:r>
        <w:rPr>
          <w:rFonts w:hint="default" w:ascii="Times New Roman" w:hAnsi="Times New Roman" w:eastAsia="宋体"/>
          <w:b w:val="0"/>
          <w:bCs/>
          <w:sz w:val="24"/>
          <w:lang w:val="en-US" w:eastAsia="zh-CN"/>
        </w:rPr>
        <w:drawing>
          <wp:inline distT="0" distB="0" distL="114300" distR="114300">
            <wp:extent cx="6718935" cy="2300605"/>
            <wp:effectExtent l="0" t="0" r="12065" b="10160"/>
            <wp:docPr id="5" name="图片 5" descr="图片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25"/>
                    <pic:cNvPicPr>
                      <a:picLocks noChangeAspect="1"/>
                    </pic:cNvPicPr>
                  </pic:nvPicPr>
                  <pic:blipFill>
                    <a:blip r:embed="rId8"/>
                    <a:stretch>
                      <a:fillRect/>
                    </a:stretch>
                  </pic:blipFill>
                  <pic:spPr>
                    <a:xfrm>
                      <a:off x="0" y="0"/>
                      <a:ext cx="6718935" cy="2300605"/>
                    </a:xfrm>
                    <a:prstGeom prst="rect">
                      <a:avLst/>
                    </a:prstGeom>
                  </pic:spPr>
                </pic:pic>
              </a:graphicData>
            </a:graphic>
          </wp:inline>
        </w:drawing>
      </w:r>
    </w:p>
    <w:p w14:paraId="6BF4C5D8">
      <w:pPr>
        <w:spacing w:after="140" w:line="240" w:lineRule="auto"/>
        <w:jc w:val="both"/>
        <w:rPr>
          <w:rFonts w:hint="default" w:ascii="Times New Roman" w:hAnsi="Times New Roman" w:eastAsia="宋体"/>
          <w:b w:val="0"/>
          <w:bCs w:val="0"/>
          <w:sz w:val="24"/>
          <w:lang w:val="en-US" w:eastAsia="zh-CN"/>
        </w:rPr>
      </w:pPr>
      <w:r>
        <w:rPr>
          <w:rFonts w:hint="default" w:ascii="Times New Roman Bold" w:hAnsi="Times New Roman Bold" w:eastAsia="Times New Roman" w:cs="Times New Roman Bold"/>
          <w:b/>
          <w:bCs/>
          <w:sz w:val="19"/>
        </w:rPr>
        <w:t xml:space="preserve">Supplementary Figure </w:t>
      </w:r>
      <w:r>
        <w:rPr>
          <w:rFonts w:hint="default" w:ascii="Times New Roman Bold" w:hAnsi="Times New Roman Bold" w:eastAsia="宋体" w:cs="Times New Roman Bold"/>
          <w:b/>
          <w:bCs/>
          <w:sz w:val="19"/>
          <w:lang w:val="en-US" w:eastAsia="zh-CN"/>
        </w:rPr>
        <w:t>S</w:t>
      </w:r>
      <w:r>
        <w:rPr>
          <w:rFonts w:hint="eastAsia" w:ascii="Times New Roman Bold" w:hAnsi="Times New Roman Bold" w:eastAsia="宋体" w:cs="Times New Roman Bold"/>
          <w:b/>
          <w:bCs/>
          <w:sz w:val="19"/>
          <w:lang w:val="en-US" w:eastAsia="zh-CN"/>
        </w:rPr>
        <w:t>3</w:t>
      </w:r>
      <w:r>
        <w:rPr>
          <w:rFonts w:hint="default" w:ascii="Times New Roman Bold" w:hAnsi="Times New Roman Bold" w:eastAsia="Times New Roman" w:cs="Times New Roman Bold"/>
          <w:b/>
          <w:bCs/>
          <w:sz w:val="19"/>
        </w:rPr>
        <w:t>.</w:t>
      </w:r>
      <w:r>
        <w:rPr>
          <w:rFonts w:ascii="Times New Roman" w:hAnsi="Times New Roman" w:eastAsia="Times New Roman"/>
          <w:b/>
          <w:bCs/>
          <w:sz w:val="19"/>
        </w:rPr>
        <w:t xml:space="preserve"> </w:t>
      </w:r>
      <w:r>
        <w:rPr>
          <w:rFonts w:hint="eastAsia" w:ascii="Times New Roman" w:hAnsi="Times New Roman" w:eastAsia="Times New Roman"/>
          <w:b/>
          <w:bCs/>
          <w:sz w:val="19"/>
        </w:rPr>
        <w:t>Temporal stability of priority bottlenecks under future climat</w:t>
      </w:r>
      <w:r>
        <w:rPr>
          <w:rFonts w:hint="default"/>
          <w:b/>
          <w:bCs/>
          <w:sz w:val="19"/>
          <w:lang w:val="en-US"/>
        </w:rPr>
        <w:t xml:space="preserve">e conditions. </w:t>
      </w:r>
      <w:r>
        <w:rPr>
          <w:rFonts w:hint="default"/>
          <w:b w:val="0"/>
          <w:bCs w:val="0"/>
          <w:sz w:val="19"/>
          <w:lang w:val="en-US"/>
        </w:rPr>
        <w:t>Present-day and future changes in priority bottleneck rankings across Africa’s unpaved road network. a, Present-day distribution of priority bottlenecks, with darker red indicating higher bottleneck priority. b–d, Changes in bottleneck priority rank under future climate conditions in 2045, 2065 and 2085, respectively, relative to the present-day ranking. Red tones indicate segments whose relative priority increases under future climate conditions, whereas blue tones indicate segments whose relative priority decreases. Insets highlight localized areas of relatively large turnover, including eastern Ethiopia, eastern Angola and southern Morocco. The broadly conserved spatial pattern indicates that priority bottlenecks are largely persistent through time, supporting their use as durable targets for adaptation planning.</w:t>
      </w:r>
    </w:p>
    <w:p w14:paraId="4A7A1F09">
      <w:pPr>
        <w:spacing w:before="160" w:after="80"/>
      </w:pPr>
      <w:r>
        <w:rPr>
          <w:rFonts w:ascii="Times New Roman" w:hAnsi="Times New Roman" w:eastAsia="Times New Roman"/>
          <w:b/>
          <w:sz w:val="22"/>
        </w:rPr>
        <w:t>References</w:t>
      </w:r>
    </w:p>
    <w:p w14:paraId="3E4BA308">
      <w:pPr>
        <w:keepNext w:val="0"/>
        <w:keepLines w:val="0"/>
        <w:pageBreakBefore w:val="0"/>
        <w:widowControl/>
        <w:kinsoku/>
        <w:wordWrap/>
        <w:overflowPunct/>
        <w:topLinePunct w:val="0"/>
        <w:autoSpaceDE/>
        <w:autoSpaceDN/>
        <w:bidi w:val="0"/>
        <w:adjustRightInd/>
        <w:snapToGrid/>
        <w:spacing w:after="100" w:line="252" w:lineRule="auto"/>
        <w:ind w:left="400" w:hanging="400" w:hangingChars="200"/>
        <w:textAlignment w:val="auto"/>
      </w:pPr>
      <w:r>
        <w:rPr>
          <w:rFonts w:ascii="Times New Roman" w:hAnsi="Times New Roman" w:eastAsia="Times New Roman"/>
          <w:b w:val="0"/>
          <w:sz w:val="20"/>
        </w:rPr>
        <w:t>ACAPS (2024). Kenya: Floods Briefing Note, 14 May 2024.</w:t>
      </w:r>
    </w:p>
    <w:p w14:paraId="4B3EE16D">
      <w:pPr>
        <w:keepNext w:val="0"/>
        <w:keepLines w:val="0"/>
        <w:pageBreakBefore w:val="0"/>
        <w:widowControl/>
        <w:kinsoku/>
        <w:wordWrap/>
        <w:overflowPunct/>
        <w:topLinePunct w:val="0"/>
        <w:autoSpaceDE/>
        <w:autoSpaceDN/>
        <w:bidi w:val="0"/>
        <w:adjustRightInd/>
        <w:snapToGrid/>
        <w:spacing w:after="100" w:line="252" w:lineRule="auto"/>
        <w:ind w:left="400" w:hanging="400" w:hangingChars="200"/>
        <w:textAlignment w:val="auto"/>
        <w:rPr>
          <w:del w:id="32" w:author="hon(o^^o)" w:date="2026-05-15T10:17:10Z"/>
          <w:sz w:val="20"/>
        </w:rPr>
      </w:pPr>
      <w:ins w:id="33" w:author="hon(o^^o)" w:date="2026-05-15T10:17:10Z">
        <w:r>
          <w:rPr>
            <w:rFonts w:hint="eastAsia"/>
            <w:sz w:val="20"/>
          </w:rPr>
          <w:t>Petricola, S., Reinmuth, M., Lautenbach, S., Hatfield, C. &amp; Zipf, A. (2022). Assessing road criticality and loss of healthcare accessibility during floods: the case of Cyclone Idai, Mozambique 2019. International Journal of Health Geographics 21, 14. https://doi.org/10.1186/s12942-022-00315-2</w:t>
        </w:r>
      </w:ins>
      <w:del w:id="34" w:author="hon(o^^o)" w:date="2026-05-15T10:17:10Z">
        <w:r>
          <w:rPr>
            <w:rFonts w:ascii="Times New Roman" w:hAnsi="Times New Roman" w:eastAsia="Times New Roman"/>
            <w:b w:val="0"/>
            <w:sz w:val="20"/>
          </w:rPr>
          <w:delText>Dahl, M. et al. (2022). Assessing road criticality and loss of healthcare accessibility during floods: the case of Cyclone Idai, Mozambique 2019. International Journal of Health Geographics 21, 19. https://doi.org/10.1186/s12942-022-00315-2</w:delText>
        </w:r>
      </w:del>
    </w:p>
    <w:p w14:paraId="554B084A">
      <w:pPr>
        <w:keepNext w:val="0"/>
        <w:keepLines w:val="0"/>
        <w:pageBreakBefore w:val="0"/>
        <w:widowControl/>
        <w:kinsoku/>
        <w:wordWrap/>
        <w:overflowPunct/>
        <w:topLinePunct w:val="0"/>
        <w:autoSpaceDE/>
        <w:autoSpaceDN/>
        <w:bidi w:val="0"/>
        <w:adjustRightInd/>
        <w:snapToGrid/>
        <w:spacing w:after="100" w:line="252" w:lineRule="auto"/>
        <w:ind w:left="400" w:hanging="400" w:hangingChars="200"/>
        <w:textAlignment w:val="auto"/>
        <w:rPr>
          <w:ins w:id="35" w:author="hon(o^^o)" w:date="2026-05-15T10:17:12Z"/>
          <w:rFonts w:ascii="Times New Roman" w:hAnsi="Times New Roman" w:eastAsia="Times New Roman"/>
          <w:b w:val="0"/>
          <w:sz w:val="20"/>
        </w:rPr>
      </w:pPr>
    </w:p>
    <w:p w14:paraId="6DA6E4B7">
      <w:pPr>
        <w:keepNext w:val="0"/>
        <w:keepLines w:val="0"/>
        <w:pageBreakBefore w:val="0"/>
        <w:widowControl/>
        <w:kinsoku/>
        <w:wordWrap/>
        <w:overflowPunct/>
        <w:topLinePunct w:val="0"/>
        <w:autoSpaceDE/>
        <w:autoSpaceDN/>
        <w:bidi w:val="0"/>
        <w:adjustRightInd/>
        <w:snapToGrid/>
        <w:spacing w:after="100" w:line="252" w:lineRule="auto"/>
        <w:ind w:left="400" w:hanging="400" w:hangingChars="200"/>
        <w:textAlignment w:val="auto"/>
      </w:pPr>
      <w:r>
        <w:rPr>
          <w:rFonts w:ascii="Times New Roman" w:hAnsi="Times New Roman" w:eastAsia="Times New Roman"/>
          <w:b w:val="0"/>
          <w:sz w:val="20"/>
        </w:rPr>
        <w:t>OCHA (2019). Mozambique: Cyclone Idai and Floods Situation Report Nos. 1-19. UN Office for the Coordination of Humanitarian Affairs.</w:t>
      </w:r>
    </w:p>
    <w:p w14:paraId="306F3E1A">
      <w:pPr>
        <w:keepNext w:val="0"/>
        <w:keepLines w:val="0"/>
        <w:pageBreakBefore w:val="0"/>
        <w:widowControl/>
        <w:kinsoku/>
        <w:wordWrap/>
        <w:overflowPunct/>
        <w:topLinePunct w:val="0"/>
        <w:autoSpaceDE/>
        <w:autoSpaceDN/>
        <w:bidi w:val="0"/>
        <w:adjustRightInd/>
        <w:snapToGrid/>
        <w:spacing w:after="100" w:line="252" w:lineRule="auto"/>
        <w:ind w:left="400" w:hanging="400" w:hangingChars="200"/>
        <w:textAlignment w:val="auto"/>
      </w:pPr>
      <w:r>
        <w:rPr>
          <w:rFonts w:ascii="Times New Roman" w:hAnsi="Times New Roman" w:eastAsia="Times New Roman"/>
          <w:b w:val="0"/>
          <w:sz w:val="20"/>
        </w:rPr>
        <w:t>OCHA (2024). Kenya floods Flash Updates 1-6. UN Office for the Coordination of Humanitarian Affairs.</w:t>
      </w:r>
    </w:p>
    <w:p w14:paraId="4DF326E0">
      <w:pPr>
        <w:keepNext w:val="0"/>
        <w:keepLines w:val="0"/>
        <w:pageBreakBefore w:val="0"/>
        <w:widowControl/>
        <w:kinsoku/>
        <w:wordWrap/>
        <w:overflowPunct/>
        <w:topLinePunct w:val="0"/>
        <w:autoSpaceDE/>
        <w:autoSpaceDN/>
        <w:bidi w:val="0"/>
        <w:adjustRightInd/>
        <w:snapToGrid/>
        <w:spacing w:after="100" w:line="252" w:lineRule="auto"/>
        <w:ind w:left="400" w:hanging="400" w:hangingChars="200"/>
        <w:textAlignment w:val="auto"/>
      </w:pPr>
      <w:r>
        <w:rPr>
          <w:rFonts w:ascii="Times New Roman" w:hAnsi="Times New Roman" w:eastAsia="Times New Roman"/>
          <w:b w:val="0"/>
          <w:sz w:val="20"/>
        </w:rPr>
        <w:t>World Bank (2019). After Cyclones Hit Mozambique, Massive Rebuild Restores Trade and Livelihoods.</w:t>
      </w:r>
    </w:p>
    <w:sectPr>
      <w:pgSz w:w="12240" w:h="15840"/>
      <w:pgMar w:top="936" w:right="792" w:bottom="936"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on(o^^o)">
    <w15:presenceInfo w15:providerId="WPS Office" w15:userId="30993419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oNotDisplayPageBoundaries w:val="1"/>
  <w:bordersDoNotSurroundHeader w:val="0"/>
  <w:bordersDoNotSurroundFooter w:val="0"/>
  <w:trackRevisions w:val="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DFA46A"/>
    <w:rsid w:val="5F7B0849"/>
    <w:rsid w:val="7DDA2644"/>
    <w:rsid w:val="AFBA3930"/>
    <w:rsid w:val="BAFFEF29"/>
    <w:rsid w:val="BFBEC869"/>
    <w:rsid w:val="C741A523"/>
    <w:rsid w:val="E374BBCE"/>
    <w:rsid w:val="F7B97322"/>
    <w:rsid w:val="FBBF58B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2"/>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2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2013-12-24T21:15:00Z</dcterms:created>
  <dc:creator>python-docx</dc:creator>
  <dc:description>generated by python-docx</dc:description>
  <cp:lastModifiedBy>hon(o^^o)</cp:lastModifiedBy>
  <dcterms:modified xsi:type="dcterms:W3CDTF">2026-05-15T10:42:20Z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02115CE3EC43F0CD0C15066AF4B87CD0_43</vt:lpwstr>
  </property>
</Properties>
</file>